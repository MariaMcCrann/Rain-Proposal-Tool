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 Generated by Aspose.Words for .NET 26.1.0 -->
  <w:body>
    <w:p w:rsidR="006A22F9" w:rsidRPr="00791711" w:rsidP="006A22F9" w14:paraId="26472872" w14:textId="58806398">
      <w:pPr>
        <w:pStyle w:val="HeadA"/>
      </w:pPr>
      <w:r>
        <w:rPr>
          <w:noProof/>
        </w:rPr>
        <mc:AlternateContent>
          <mc:Choice Requires="wps">
            <w:drawing>
              <wp:anchor distT="0" distB="0" distL="114300" distR="114300" simplePos="0" relativeHeight="251662336" behindDoc="0" locked="0" layoutInCell="1" allowOverlap="1">
                <wp:simplePos x="0" y="0"/>
                <wp:positionH relativeFrom="column">
                  <wp:posOffset>-79375</wp:posOffset>
                </wp:positionH>
                <wp:positionV relativeFrom="paragraph">
                  <wp:posOffset>129540</wp:posOffset>
                </wp:positionV>
                <wp:extent cx="608330" cy="274320"/>
                <wp:effectExtent l="0" t="0" r="1270" b="0"/>
                <wp:wrapNone/>
                <wp:docPr id="4" name="Text Box 140"/>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08330" cy="274320"/>
                        </a:xfrm>
                        <a:prstGeom prst="rect">
                          <a:avLst/>
                        </a:prstGeom>
                        <a:solidFill>
                          <a:srgbClr val="FFFFFF"/>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FB27CE" w:rsidP="00FB27CE" w14:textId="77777777">
                            <w:pPr>
                              <w:pStyle w:val="BodyText0"/>
                            </w:pPr>
                            <w:r>
                              <w:t xml:space="preserve">Proposed </w:t>
                            </w:r>
                          </w:p>
                          <w:p w:rsidR="00FB27CE" w:rsidP="00FB27CE" w14:textId="6BED3A82">
                            <w:pPr>
                              <w:pStyle w:val="BodyText0"/>
                            </w:pPr>
                            <w:r>
                              <w:t>C</w:t>
                            </w:r>
                            <w:r w:rsidR="000F4330">
                              <w:t>477</w:t>
                            </w:r>
                            <w:r>
                              <w:t>g</w:t>
                            </w:r>
                            <w:r w:rsidR="00D325EA">
                              <w:t>g</w:t>
                            </w:r>
                            <w:r>
                              <w:t>ee</w:t>
                            </w:r>
                          </w:p>
                          <w:p w:rsidR="006A22F9" w:rsidRPr="00F12856" w:rsidP="006A22F9" w14:textId="77777777">
                            <w:pPr>
                              <w:rPr>
                                <w:rFonts w:ascii="Arial" w:hAnsi="Arial" w:cs="Arial"/>
                                <w:b/>
                                <w:sz w:val="12"/>
                                <w:szCs w:val="12"/>
                              </w:rPr>
                            </w:pP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40" o:spid="_x0000_s1025" type="#_x0000_t202" style="width:47.9pt;height:21.6pt;margin-top:10.2pt;margin-left:-6.25pt;mso-height-percent:0;mso-height-relative:page;mso-width-percent:0;mso-width-relative:page;mso-wrap-distance-bottom:0;mso-wrap-distance-left:9pt;mso-wrap-distance-right:9pt;mso-wrap-distance-top:0;mso-wrap-style:square;position:absolute;visibility:visible;v-text-anchor:top;z-index:251663360" stroked="f">
                <v:textbox>
                  <w:txbxContent>
                    <w:p w:rsidR="00FB27CE" w:rsidP="00FB27CE" w14:paraId="305E088C" w14:textId="77777777">
                      <w:pPr>
                        <w:pStyle w:val="BodyText0"/>
                      </w:pPr>
                      <w:r>
                        <w:t xml:space="preserve">Proposed </w:t>
                      </w:r>
                    </w:p>
                    <w:p w:rsidR="00FB27CE" w:rsidP="00FB27CE" w14:paraId="227AB3C9" w14:textId="6BED3A82">
                      <w:pPr>
                        <w:pStyle w:val="BodyText0"/>
                      </w:pPr>
                      <w:r>
                        <w:t>C</w:t>
                      </w:r>
                      <w:r w:rsidR="000F4330">
                        <w:t>477</w:t>
                      </w:r>
                      <w:r>
                        <w:t>g</w:t>
                      </w:r>
                      <w:r w:rsidR="00D325EA">
                        <w:t>g</w:t>
                      </w:r>
                      <w:r>
                        <w:t>ee</w:t>
                      </w:r>
                    </w:p>
                    <w:p w:rsidR="006A22F9" w:rsidRPr="00F12856" w:rsidP="006A22F9" w14:paraId="4CE3FC3B" w14:textId="77777777">
                      <w:pPr>
                        <w:rPr>
                          <w:rFonts w:ascii="Arial" w:hAnsi="Arial" w:cs="Arial"/>
                          <w:b/>
                          <w:sz w:val="12"/>
                          <w:szCs w:val="12"/>
                        </w:rPr>
                      </w:pPr>
                    </w:p>
                  </w:txbxContent>
                </v:textbox>
              </v:shape>
            </w:pict>
          </mc:Fallback>
        </mc:AlternateContent>
      </w:r>
      <w:r w:rsidR="008C0594">
        <w:t>wi</w:t>
      </w:r>
      <w:r>
        <w:tab/>
      </w:r>
      <w:r w:rsidR="4176F43C">
        <w:t>SC</w:t>
      </w:r>
      <w:r>
        <w:t xml:space="preserve">HEDULE </w:t>
      </w:r>
      <w:r w:rsidR="00844282">
        <w:t>50</w:t>
      </w:r>
      <w:r w:rsidR="000B30F7">
        <w:t xml:space="preserve"> </w:t>
      </w:r>
      <w:r>
        <w:t>TO CLAUSE 43.04 DEVELOPMENT PLAN OVERLAY</w:t>
      </w:r>
    </w:p>
    <w:p w:rsidR="006A22F9" w:rsidRPr="00791711" w:rsidP="005B280F" w14:paraId="12E76187" w14:textId="37EA226A">
      <w:pPr>
        <w:pStyle w:val="BodyText201"/>
        <w:rPr>
          <w:rStyle w:val="Mapcode"/>
        </w:rPr>
      </w:pPr>
      <w:r w:rsidRPr="00791711">
        <w:t xml:space="preserve">Shown on the planning scheme map as </w:t>
      </w:r>
      <w:r w:rsidRPr="2409E692" w:rsidR="6D2993D5">
        <w:rPr>
          <w:rStyle w:val="Mapcode"/>
        </w:rPr>
        <w:t>DPO</w:t>
      </w:r>
      <w:r w:rsidR="00844282">
        <w:rPr>
          <w:rStyle w:val="Mapcode"/>
        </w:rPr>
        <w:t>50</w:t>
      </w:r>
      <w:r w:rsidRPr="00791711">
        <w:rPr>
          <w:rStyle w:val="BodyTextChar0"/>
        </w:rPr>
        <w:t>.</w:t>
      </w:r>
    </w:p>
    <w:p w:rsidR="006A22F9" w:rsidRPr="00791711" w:rsidP="00F12856" w14:paraId="51952FCA" w14:textId="07C65619">
      <w:pPr>
        <w:pStyle w:val="HeadBRed"/>
        <w:rPr>
          <w:color w:val="auto"/>
        </w:rPr>
      </w:pPr>
      <w:r w:rsidRPr="00791711">
        <w:rPr>
          <w:color w:val="auto"/>
        </w:rPr>
        <w:tab/>
      </w:r>
      <w:r w:rsidR="001F1BD4">
        <w:rPr>
          <w:color w:val="auto"/>
        </w:rPr>
        <w:t>Greater</w:t>
      </w:r>
      <w:r w:rsidRPr="00791711" w:rsidR="00141178">
        <w:rPr>
          <w:color w:val="auto"/>
        </w:rPr>
        <w:t xml:space="preserve"> Avalon Employment </w:t>
      </w:r>
      <w:r w:rsidR="00B93130">
        <w:rPr>
          <w:color w:val="auto"/>
        </w:rPr>
        <w:t xml:space="preserve">precinct </w:t>
      </w:r>
      <w:r w:rsidR="001F1BD4">
        <w:rPr>
          <w:color w:val="auto"/>
        </w:rPr>
        <w:t>west</w:t>
      </w:r>
    </w:p>
    <w:p w:rsidR="00692793" w:rsidP="00692793" w14:paraId="6357379D" w14:textId="1657685A">
      <w:pPr>
        <w:pStyle w:val="HeadC"/>
      </w:pPr>
      <w:r>
        <mc:AlternateContent>
          <mc:Choice Requires="wps">
            <w:drawing>
              <wp:anchor distT="0" distB="0" distL="114300" distR="114300" simplePos="0" relativeHeight="251658240" behindDoc="0" locked="0" layoutInCell="1" allowOverlap="1">
                <wp:simplePos x="0" y="0"/>
                <wp:positionH relativeFrom="column">
                  <wp:posOffset>-66411</wp:posOffset>
                </wp:positionH>
                <wp:positionV relativeFrom="paragraph">
                  <wp:posOffset>168275</wp:posOffset>
                </wp:positionV>
                <wp:extent cx="746760" cy="274320"/>
                <wp:effectExtent l="0" t="0" r="0" b="0"/>
                <wp:wrapNone/>
                <wp:docPr id="5" name="Text Box 139"/>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746760" cy="274320"/>
                        </a:xfrm>
                        <a:prstGeom prst="rect">
                          <a:avLst/>
                        </a:prstGeom>
                        <a:solidFill>
                          <a:srgbClr val="FFFFFF"/>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FB27CE" w:rsidP="00FB27CE" w14:textId="77777777">
                            <w:pPr>
                              <w:pStyle w:val="BodyText0"/>
                            </w:pPr>
                            <w:r>
                              <w:t xml:space="preserve">Proposed </w:t>
                            </w:r>
                          </w:p>
                          <w:p w:rsidR="00FB27CE" w:rsidP="00FB27CE" w14:textId="06EA826B">
                            <w:pPr>
                              <w:pStyle w:val="BodyText0"/>
                            </w:pPr>
                            <w:r>
                              <w:t>C</w:t>
                            </w:r>
                            <w:r w:rsidR="000F4330">
                              <w:t>477</w:t>
                            </w:r>
                            <w:r>
                              <w:t>g</w:t>
                            </w:r>
                            <w:r w:rsidR="00D325EA">
                              <w:t>g</w:t>
                            </w:r>
                            <w:r>
                              <w:t>ee</w:t>
                            </w:r>
                          </w:p>
                          <w:p w:rsidR="00692793" w:rsidRPr="00F12856" w:rsidP="00692793" w14:textId="77777777">
                            <w:pPr>
                              <w:rPr>
                                <w:rFonts w:ascii="Arial" w:hAnsi="Arial" w:cs="Arial"/>
                                <w:b/>
                                <w:sz w:val="12"/>
                                <w:szCs w:val="12"/>
                              </w:rPr>
                            </w:pP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id="Text Box 139" o:spid="_x0000_s1026" type="#_x0000_t202" style="width:58.8pt;height:21.6pt;margin-top:13.25pt;margin-left:-5.25pt;mso-height-percent:0;mso-height-relative:page;mso-width-percent:0;mso-width-relative:page;mso-wrap-distance-bottom:0;mso-wrap-distance-left:9pt;mso-wrap-distance-right:9pt;mso-wrap-distance-top:0;mso-wrap-style:square;position:absolute;visibility:visible;v-text-anchor:top;z-index:251659264" stroked="f">
                <v:textbox>
                  <w:txbxContent>
                    <w:p w:rsidR="00FB27CE" w:rsidP="00FB27CE" w14:paraId="6B831021" w14:textId="77777777">
                      <w:pPr>
                        <w:pStyle w:val="BodyText0"/>
                      </w:pPr>
                      <w:r>
                        <w:t xml:space="preserve">Proposed </w:t>
                      </w:r>
                    </w:p>
                    <w:p w:rsidR="00FB27CE" w:rsidP="00FB27CE" w14:paraId="1E0EA007" w14:textId="06EA826B">
                      <w:pPr>
                        <w:pStyle w:val="BodyText0"/>
                      </w:pPr>
                      <w:r>
                        <w:t>C</w:t>
                      </w:r>
                      <w:r w:rsidR="000F4330">
                        <w:t>477</w:t>
                      </w:r>
                      <w:r>
                        <w:t>g</w:t>
                      </w:r>
                      <w:r w:rsidR="00D325EA">
                        <w:t>g</w:t>
                      </w:r>
                      <w:r>
                        <w:t>ee</w:t>
                      </w:r>
                    </w:p>
                    <w:p w:rsidR="00692793" w:rsidRPr="00F12856" w:rsidP="00692793" w14:paraId="4DAF3AF4" w14:textId="77777777">
                      <w:pPr>
                        <w:rPr>
                          <w:rFonts w:ascii="Arial" w:hAnsi="Arial" w:cs="Arial"/>
                          <w:b/>
                          <w:sz w:val="12"/>
                          <w:szCs w:val="12"/>
                        </w:rPr>
                      </w:pPr>
                    </w:p>
                  </w:txbxContent>
                </v:textbox>
              </v:shape>
            </w:pict>
          </mc:Fallback>
        </mc:AlternateContent>
      </w:r>
      <w:r>
        <w:t>1.0</w:t>
      </w:r>
      <w:r>
        <w:tab/>
        <w:t>Objectives</w:t>
      </w:r>
    </w:p>
    <w:p w:rsidR="00FD6A5D" w:rsidRPr="000B30F7" w:rsidP="000B30F7" w14:paraId="386B3828" w14:textId="6180190D">
      <w:pPr>
        <w:pStyle w:val="BodytextBlue0"/>
        <w:rPr>
          <w:color w:val="auto"/>
        </w:rPr>
      </w:pPr>
      <w:r w:rsidRPr="000B30F7">
        <w:rPr>
          <w:color w:val="auto"/>
        </w:rPr>
        <w:t>To facilitate the coordinated</w:t>
      </w:r>
      <w:r w:rsidR="00D400EA">
        <w:rPr>
          <w:color w:val="auto"/>
        </w:rPr>
        <w:t xml:space="preserve"> sustainable</w:t>
      </w:r>
      <w:r w:rsidRPr="000B30F7">
        <w:rPr>
          <w:color w:val="auto"/>
        </w:rPr>
        <w:t xml:space="preserve"> development of the </w:t>
      </w:r>
      <w:r w:rsidR="00136E74">
        <w:rPr>
          <w:color w:val="auto"/>
        </w:rPr>
        <w:t xml:space="preserve">Greater </w:t>
      </w:r>
      <w:r w:rsidRPr="000B30F7" w:rsidR="005A31C7">
        <w:rPr>
          <w:color w:val="auto"/>
        </w:rPr>
        <w:t xml:space="preserve">Avalon Employment </w:t>
      </w:r>
      <w:r w:rsidRPr="000B30F7">
        <w:rPr>
          <w:color w:val="auto"/>
        </w:rPr>
        <w:t>Precinct</w:t>
      </w:r>
      <w:r w:rsidRPr="000B30F7" w:rsidR="000D4C09">
        <w:rPr>
          <w:color w:val="auto"/>
        </w:rPr>
        <w:t xml:space="preserve"> </w:t>
      </w:r>
      <w:r w:rsidR="00136E74">
        <w:rPr>
          <w:color w:val="auto"/>
        </w:rPr>
        <w:t>West</w:t>
      </w:r>
      <w:r w:rsidRPr="000B30F7" w:rsidR="00C3641F">
        <w:rPr>
          <w:color w:val="auto"/>
        </w:rPr>
        <w:t>.</w:t>
      </w:r>
    </w:p>
    <w:p w:rsidR="00DE1497" w:rsidRPr="000B30F7" w:rsidP="007A453D" w14:paraId="246EA7F5" w14:textId="27B8DA12">
      <w:pPr>
        <w:pStyle w:val="BodytextBlue0"/>
        <w:rPr>
          <w:color w:val="auto"/>
        </w:rPr>
      </w:pPr>
      <w:r w:rsidRPr="000B30F7">
        <w:rPr>
          <w:color w:val="auto"/>
        </w:rPr>
        <w:t xml:space="preserve">To ensure </w:t>
      </w:r>
      <w:r w:rsidRPr="000B30F7" w:rsidR="00F41894">
        <w:rPr>
          <w:color w:val="auto"/>
        </w:rPr>
        <w:t xml:space="preserve">development does not prejudice or conflict with the ongoing operation of the </w:t>
      </w:r>
      <w:r w:rsidRPr="000B30F7">
        <w:rPr>
          <w:color w:val="auto"/>
        </w:rPr>
        <w:t>Avalon Airport</w:t>
      </w:r>
      <w:r w:rsidRPr="000B30F7" w:rsidR="00FD6A5D">
        <w:rPr>
          <w:color w:val="auto"/>
        </w:rPr>
        <w:t xml:space="preserve"> </w:t>
      </w:r>
      <w:r w:rsidRPr="000B30F7" w:rsidR="00D26C61">
        <w:rPr>
          <w:color w:val="auto"/>
        </w:rPr>
        <w:t>and provides an appropriate interface</w:t>
      </w:r>
      <w:r w:rsidRPr="000B30F7" w:rsidR="0083089E">
        <w:rPr>
          <w:color w:val="auto"/>
        </w:rPr>
        <w:t xml:space="preserve"> to sensitive uses</w:t>
      </w:r>
      <w:r w:rsidRPr="000B30F7" w:rsidR="00D26C61">
        <w:rPr>
          <w:color w:val="auto"/>
        </w:rPr>
        <w:t xml:space="preserve"> outside of the </w:t>
      </w:r>
      <w:r w:rsidR="00240D29">
        <w:rPr>
          <w:color w:val="auto"/>
        </w:rPr>
        <w:t>precinct</w:t>
      </w:r>
      <w:r w:rsidRPr="000B30F7" w:rsidR="00D26C61">
        <w:rPr>
          <w:color w:val="auto"/>
        </w:rPr>
        <w:t>.</w:t>
      </w:r>
    </w:p>
    <w:p w:rsidR="009B525E" w:rsidRPr="000B30F7" w:rsidP="009B525E" w14:paraId="667891F5" w14:textId="6AC075B5">
      <w:pPr>
        <w:pStyle w:val="BodytextBlue0"/>
        <w:rPr>
          <w:color w:val="auto"/>
        </w:rPr>
      </w:pPr>
      <w:r w:rsidRPr="000B30F7">
        <w:rPr>
          <w:color w:val="auto"/>
        </w:rPr>
        <w:t xml:space="preserve">To ensure development does not </w:t>
      </w:r>
      <w:r w:rsidR="00C30D21">
        <w:rPr>
          <w:color w:val="auto"/>
        </w:rPr>
        <w:t>adversely</w:t>
      </w:r>
      <w:r w:rsidRPr="000B30F7">
        <w:rPr>
          <w:color w:val="auto"/>
        </w:rPr>
        <w:t xml:space="preserve"> impact existing Ramsar </w:t>
      </w:r>
      <w:ins w:id="0" w:author="DTP" w:date="2026-05-11T09:53:00Z">
        <w:r w:rsidR="000A5416">
          <w:rPr>
            <w:color w:val="auto"/>
          </w:rPr>
          <w:t>w</w:t>
        </w:r>
      </w:ins>
      <w:del w:id="1" w:author="DTP" w:date="2026-05-11T09:53:00Z">
        <w:r w:rsidRPr="000B30F7">
          <w:rPr>
            <w:color w:val="auto"/>
          </w:rPr>
          <w:delText>W</w:delText>
        </w:r>
      </w:del>
      <w:r w:rsidRPr="000B30F7">
        <w:rPr>
          <w:color w:val="auto"/>
        </w:rPr>
        <w:t>etlands to the south</w:t>
      </w:r>
      <w:r w:rsidR="00323B18">
        <w:rPr>
          <w:color w:val="auto"/>
        </w:rPr>
        <w:t>, Avalon Coastal Reserve</w:t>
      </w:r>
      <w:r w:rsidRPr="000B30F7">
        <w:rPr>
          <w:color w:val="auto"/>
        </w:rPr>
        <w:t xml:space="preserve"> </w:t>
      </w:r>
      <w:r w:rsidRPr="000B30F7" w:rsidR="00DE1497">
        <w:rPr>
          <w:color w:val="auto"/>
        </w:rPr>
        <w:t xml:space="preserve">and existing </w:t>
      </w:r>
      <w:r w:rsidRPr="000B30F7" w:rsidR="003602E8">
        <w:rPr>
          <w:color w:val="auto"/>
        </w:rPr>
        <w:t>biodiversity values</w:t>
      </w:r>
      <w:r w:rsidRPr="000B30F7" w:rsidR="00DE1497">
        <w:rPr>
          <w:color w:val="auto"/>
        </w:rPr>
        <w:t xml:space="preserve"> within the</w:t>
      </w:r>
      <w:r w:rsidR="0044122B">
        <w:rPr>
          <w:color w:val="auto"/>
        </w:rPr>
        <w:t xml:space="preserve"> </w:t>
      </w:r>
      <w:r w:rsidR="00B17552">
        <w:rPr>
          <w:color w:val="auto"/>
        </w:rPr>
        <w:t>Rural Conservation Zone</w:t>
      </w:r>
      <w:r w:rsidR="0071330E">
        <w:rPr>
          <w:color w:val="auto"/>
        </w:rPr>
        <w:t>.</w:t>
      </w:r>
    </w:p>
    <w:p w:rsidR="00817579" w:rsidRPr="00CA4A2A" w:rsidP="00CA4A2A" w14:paraId="1A0F1E87" w14:textId="096B5148">
      <w:pPr>
        <w:pStyle w:val="BodytextBlue0"/>
        <w:rPr>
          <w:color w:val="auto"/>
        </w:rPr>
      </w:pPr>
      <w:r w:rsidRPr="000B30F7">
        <w:rPr>
          <w:color w:val="auto"/>
        </w:rPr>
        <w:t xml:space="preserve">To </w:t>
      </w:r>
      <w:r w:rsidR="00F86089">
        <w:rPr>
          <w:color w:val="auto"/>
        </w:rPr>
        <w:t>provide</w:t>
      </w:r>
      <w:r w:rsidRPr="000B30F7" w:rsidR="000319C3">
        <w:rPr>
          <w:color w:val="auto"/>
        </w:rPr>
        <w:t xml:space="preserve"> a</w:t>
      </w:r>
      <w:r w:rsidRPr="000B30F7" w:rsidR="00CF3C28">
        <w:rPr>
          <w:color w:val="auto"/>
        </w:rPr>
        <w:t xml:space="preserve"> high amenity</w:t>
      </w:r>
      <w:r w:rsidR="002F228C">
        <w:rPr>
          <w:color w:val="auto"/>
        </w:rPr>
        <w:t xml:space="preserve"> industrial</w:t>
      </w:r>
      <w:r w:rsidRPr="000B30F7" w:rsidR="00CF3C28">
        <w:rPr>
          <w:color w:val="auto"/>
        </w:rPr>
        <w:t xml:space="preserve"> precinct supported by </w:t>
      </w:r>
      <w:r w:rsidR="002F228C">
        <w:rPr>
          <w:color w:val="auto"/>
        </w:rPr>
        <w:t xml:space="preserve">essential infrastructure, </w:t>
      </w:r>
      <w:r w:rsidRPr="000B30F7" w:rsidR="00CF3C28">
        <w:rPr>
          <w:color w:val="auto"/>
        </w:rPr>
        <w:t xml:space="preserve">ancillary </w:t>
      </w:r>
      <w:r w:rsidRPr="000B30F7" w:rsidR="006720BC">
        <w:rPr>
          <w:color w:val="auto"/>
        </w:rPr>
        <w:t>services</w:t>
      </w:r>
      <w:r w:rsidRPr="000B30F7" w:rsidR="009C012B">
        <w:rPr>
          <w:color w:val="auto"/>
        </w:rPr>
        <w:t>,</w:t>
      </w:r>
      <w:r w:rsidRPr="000B30F7" w:rsidR="00CF3C28">
        <w:rPr>
          <w:color w:val="auto"/>
        </w:rPr>
        <w:t xml:space="preserve"> a</w:t>
      </w:r>
      <w:r w:rsidRPr="000B30F7" w:rsidR="00D26C61">
        <w:rPr>
          <w:color w:val="auto"/>
        </w:rPr>
        <w:t xml:space="preserve">nd </w:t>
      </w:r>
      <w:r w:rsidRPr="000B30F7" w:rsidR="00CF3C28">
        <w:rPr>
          <w:color w:val="auto"/>
        </w:rPr>
        <w:t xml:space="preserve">a </w:t>
      </w:r>
      <w:r w:rsidRPr="000B30F7" w:rsidR="00660185">
        <w:rPr>
          <w:color w:val="auto"/>
        </w:rPr>
        <w:t>high-quality</w:t>
      </w:r>
      <w:r w:rsidR="002F228C">
        <w:rPr>
          <w:color w:val="auto"/>
        </w:rPr>
        <w:t xml:space="preserve"> usable</w:t>
      </w:r>
      <w:r w:rsidRPr="000B30F7" w:rsidR="00CF3C28">
        <w:rPr>
          <w:color w:val="auto"/>
        </w:rPr>
        <w:t xml:space="preserve"> open space network</w:t>
      </w:r>
      <w:r w:rsidR="00AF48B8">
        <w:rPr>
          <w:color w:val="auto"/>
        </w:rPr>
        <w:t xml:space="preserve"> for workers and visitors.</w:t>
      </w:r>
    </w:p>
    <w:p w:rsidR="006A22F9" w:rsidRPr="00D261AB" w:rsidP="006A22F9" w14:paraId="59984AEF" w14:textId="727DD74F">
      <w:pPr>
        <w:pStyle w:val="HeadC"/>
      </w:pPr>
      <w:r>
        <mc:AlternateContent>
          <mc:Choice Requires="wps">
            <w:drawing>
              <wp:anchor distT="0" distB="0" distL="114300" distR="114300" simplePos="0" relativeHeight="251660288" behindDoc="0" locked="0" layoutInCell="1" allowOverlap="1">
                <wp:simplePos x="0" y="0"/>
                <wp:positionH relativeFrom="column">
                  <wp:posOffset>-92710</wp:posOffset>
                </wp:positionH>
                <wp:positionV relativeFrom="paragraph">
                  <wp:posOffset>324485</wp:posOffset>
                </wp:positionV>
                <wp:extent cx="746760" cy="274320"/>
                <wp:effectExtent l="0" t="0" r="0" b="0"/>
                <wp:wrapNone/>
                <wp:docPr id="6" name="Text Box 139"/>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746760" cy="274320"/>
                        </a:xfrm>
                        <a:prstGeom prst="rect">
                          <a:avLst/>
                        </a:prstGeom>
                        <a:solidFill>
                          <a:srgbClr val="FFFFFF"/>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FB27CE" w:rsidP="00FB27CE" w14:textId="77777777">
                            <w:pPr>
                              <w:pStyle w:val="BodyText0"/>
                            </w:pPr>
                            <w:r>
                              <w:t xml:space="preserve">Proposed </w:t>
                            </w:r>
                          </w:p>
                          <w:p w:rsidR="00FB27CE" w:rsidP="00FB27CE" w14:textId="6D99F9A4">
                            <w:pPr>
                              <w:pStyle w:val="BodyText0"/>
                            </w:pPr>
                            <w:r>
                              <w:t>C</w:t>
                            </w:r>
                            <w:r w:rsidR="000F4330">
                              <w:t>477</w:t>
                            </w:r>
                            <w:r>
                              <w:t>g</w:t>
                            </w:r>
                            <w:r w:rsidR="00D325EA">
                              <w:t>g</w:t>
                            </w:r>
                            <w:r>
                              <w:t>ee</w:t>
                            </w:r>
                          </w:p>
                          <w:p w:rsidR="00692793" w:rsidRPr="00F12856" w:rsidP="006A22F9" w14:textId="77777777">
                            <w:pPr>
                              <w:rPr>
                                <w:rFonts w:ascii="Arial" w:hAnsi="Arial" w:cs="Arial"/>
                                <w:b/>
                                <w:sz w:val="12"/>
                                <w:szCs w:val="12"/>
                              </w:rPr>
                            </w:pP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id="_x0000_s1027" type="#_x0000_t202" style="width:58.8pt;height:21.6pt;margin-top:25.55pt;margin-left:-7.3pt;mso-height-percent:0;mso-height-relative:page;mso-width-percent:0;mso-width-relative:page;mso-wrap-distance-bottom:0;mso-wrap-distance-left:9pt;mso-wrap-distance-right:9pt;mso-wrap-distance-top:0;mso-wrap-style:square;position:absolute;visibility:visible;v-text-anchor:top;z-index:251661312" stroked="f">
                <v:textbox>
                  <w:txbxContent>
                    <w:p w:rsidR="00FB27CE" w:rsidP="00FB27CE" w14:paraId="05F3301F" w14:textId="77777777">
                      <w:pPr>
                        <w:pStyle w:val="BodyText0"/>
                      </w:pPr>
                      <w:r>
                        <w:t xml:space="preserve">Proposed </w:t>
                      </w:r>
                    </w:p>
                    <w:p w:rsidR="00FB27CE" w:rsidP="00FB27CE" w14:paraId="5D89CC2F" w14:textId="6D99F9A4">
                      <w:pPr>
                        <w:pStyle w:val="BodyText0"/>
                      </w:pPr>
                      <w:r>
                        <w:t>C</w:t>
                      </w:r>
                      <w:r w:rsidR="000F4330">
                        <w:t>477</w:t>
                      </w:r>
                      <w:r>
                        <w:t>g</w:t>
                      </w:r>
                      <w:r w:rsidR="00D325EA">
                        <w:t>g</w:t>
                      </w:r>
                      <w:r>
                        <w:t>ee</w:t>
                      </w:r>
                    </w:p>
                    <w:p w:rsidR="00692793" w:rsidRPr="00F12856" w:rsidP="006A22F9" w14:paraId="43B80006" w14:textId="77777777">
                      <w:pPr>
                        <w:rPr>
                          <w:rFonts w:ascii="Arial" w:hAnsi="Arial" w:cs="Arial"/>
                          <w:b/>
                          <w:sz w:val="12"/>
                          <w:szCs w:val="12"/>
                        </w:rPr>
                      </w:pPr>
                    </w:p>
                  </w:txbxContent>
                </v:textbox>
              </v:shape>
            </w:pict>
          </mc:Fallback>
        </mc:AlternateContent>
      </w:r>
      <w:r>
        <w:t>2</w:t>
      </w:r>
      <w:r w:rsidRPr="00D261AB" w:rsidR="006A22F9">
        <w:t>.0</w:t>
      </w:r>
      <w:r w:rsidRPr="00D261AB" w:rsidR="006A22F9">
        <w:tab/>
      </w:r>
      <w:r w:rsidRPr="008472E7" w:rsidR="006A22F9">
        <w:t>Requirement</w:t>
      </w:r>
      <w:r w:rsidRPr="00D261AB" w:rsidR="006A22F9">
        <w:t xml:space="preserve"> before a permit is granted</w:t>
      </w:r>
    </w:p>
    <w:p w:rsidR="684773CE" w:rsidRPr="00B46200" w:rsidP="00B46200" w14:paraId="11925325" w14:textId="6C229D67">
      <w:pPr>
        <w:pStyle w:val="BodyText2000"/>
      </w:pPr>
      <w:bookmarkStart w:id="2" w:name="_Hlk195190012"/>
      <w:r>
        <w:t xml:space="preserve">A permit </w:t>
      </w:r>
      <w:r w:rsidRPr="265EB06C">
        <w:rPr>
          <w:color w:val="000000" w:themeColor="text1"/>
        </w:rPr>
        <w:t xml:space="preserve">may be granted to </w:t>
      </w:r>
      <w:commentRangeStart w:id="3"/>
      <w:ins w:id="4" w:author="DTP" w:date="2026-05-11T09:53:00Z">
        <w:r w:rsidR="00D51996">
          <w:rPr>
            <w:color w:val="000000" w:themeColor="text1"/>
          </w:rPr>
          <w:t>use</w:t>
        </w:r>
      </w:ins>
      <w:commentRangeEnd w:id="3"/>
      <w:ins w:id="5" w:author="DTP" w:date="2026-05-11T09:53:00Z">
        <w:r w:rsidR="00D51996">
          <w:rPr>
            <w:rStyle w:val="CommentReference"/>
            <w:color w:val="000000" w:themeColor="text1"/>
            <w:sz w:val="20"/>
            <w:szCs w:val="20"/>
          </w:rPr>
          <w:commentReference w:id="3"/>
        </w:r>
      </w:ins>
      <w:ins w:id="6" w:author="DTP" w:date="2026-05-11T09:53:00Z">
        <w:r w:rsidR="00D51996">
          <w:rPr>
            <w:color w:val="000000" w:themeColor="text1"/>
          </w:rPr>
          <w:t xml:space="preserve">, </w:t>
        </w:r>
      </w:ins>
      <w:r w:rsidRPr="265EB06C">
        <w:rPr>
          <w:color w:val="000000" w:themeColor="text1"/>
        </w:rPr>
        <w:t>subdivide land or construct a building or carry out works before a development plan has been prepared to the satisfaction of the responsible authority, for the following</w:t>
      </w:r>
      <w:r>
        <w:rPr>
          <w:color w:val="000000" w:themeColor="text1"/>
        </w:rPr>
        <w:t>:</w:t>
      </w:r>
      <w:r>
        <w:t xml:space="preserve"> </w:t>
      </w:r>
    </w:p>
    <w:p w:rsidR="00E111E9" w:rsidRPr="002E70C3" w:rsidP="009B07D1" w14:paraId="5091F9B0" w14:textId="2A9DC90E">
      <w:pPr>
        <w:pStyle w:val="BodyText2000"/>
        <w:numPr>
          <w:ilvl w:val="0"/>
          <w:numId w:val="44"/>
        </w:numPr>
        <w:ind w:left="1560"/>
        <w:rPr>
          <w:strike/>
        </w:rPr>
      </w:pPr>
      <w:r w:rsidRPr="002E70C3">
        <w:rPr>
          <w:strike/>
        </w:rPr>
        <w:t xml:space="preserve">Temporary </w:t>
      </w:r>
      <w:commentRangeStart w:id="7"/>
      <w:commentRangeStart w:id="8"/>
      <w:r w:rsidRPr="002E70C3">
        <w:rPr>
          <w:strike/>
        </w:rPr>
        <w:t>uses</w:t>
      </w:r>
      <w:commentRangeEnd w:id="7"/>
      <w:r w:rsidRPr="002E70C3" w:rsidR="0076120E">
        <w:rPr>
          <w:rStyle w:val="CommentReference"/>
          <w:strike/>
          <w:sz w:val="20"/>
          <w:szCs w:val="20"/>
        </w:rPr>
        <w:commentReference w:id="7"/>
      </w:r>
      <w:commentRangeEnd w:id="8"/>
      <w:r w:rsidRPr="002E70C3" w:rsidR="00CA71CF">
        <w:rPr>
          <w:rStyle w:val="CommentReference"/>
          <w:strike/>
          <w:sz w:val="20"/>
          <w:szCs w:val="20"/>
        </w:rPr>
        <w:commentReference w:id="8"/>
      </w:r>
      <w:r w:rsidRPr="002E70C3">
        <w:rPr>
          <w:strike/>
        </w:rPr>
        <w:t>.</w:t>
      </w:r>
    </w:p>
    <w:p w:rsidR="684773CE" w:rsidRPr="009B07D1" w:rsidP="009B07D1" w14:paraId="37A9B06F" w14:textId="54DA2A34">
      <w:pPr>
        <w:pStyle w:val="BodyText2000"/>
        <w:numPr>
          <w:ilvl w:val="0"/>
          <w:numId w:val="44"/>
        </w:numPr>
        <w:ind w:left="1560"/>
      </w:pPr>
      <w:r w:rsidRPr="009B07D1">
        <w:t>Subdivision of the</w:t>
      </w:r>
      <w:r w:rsidRPr="009B07D1" w:rsidR="00304689">
        <w:t xml:space="preserve"> land</w:t>
      </w:r>
      <w:r w:rsidRPr="009B07D1">
        <w:t xml:space="preserve"> to realign property boundaries, or create a road, or create or remove easements</w:t>
      </w:r>
      <w:r w:rsidRPr="009B07D1" w:rsidR="00973C30">
        <w:t>.</w:t>
      </w:r>
    </w:p>
    <w:p w:rsidR="00C94572" w:rsidRPr="009B07D1" w:rsidP="009B07D1" w14:paraId="3A10F54C" w14:textId="6F3046C8">
      <w:pPr>
        <w:pStyle w:val="BodyText2000"/>
        <w:numPr>
          <w:ilvl w:val="0"/>
          <w:numId w:val="44"/>
        </w:numPr>
        <w:ind w:left="1560"/>
      </w:pPr>
      <w:r w:rsidRPr="009B07D1">
        <w:t>The construction or carrying out of minor buildings or works</w:t>
      </w:r>
      <w:del w:id="9" w:author="Hall &amp; Wilcox" w:date="2026-05-15T17:16:00Z">
        <w:r w:rsidRPr="009B07D1">
          <w:delText xml:space="preserve"> </w:delText>
        </w:r>
      </w:del>
      <w:commentRangeStart w:id="10"/>
      <w:del w:id="11" w:author="Hall &amp; Wilcox" w:date="2026-05-15T17:16:00Z">
        <w:r w:rsidRPr="009B07D1">
          <w:delText>including site preparation</w:delText>
        </w:r>
      </w:del>
      <w:commentRangeEnd w:id="10"/>
      <w:r w:rsidRPr="009B07D1" w:rsidR="00CA71CF">
        <w:rPr>
          <w:rStyle w:val="CommentReference"/>
          <w:sz w:val="20"/>
          <w:szCs w:val="20"/>
        </w:rPr>
        <w:commentReference w:id="10"/>
      </w:r>
      <w:r w:rsidRPr="009B07D1">
        <w:t>.</w:t>
      </w:r>
    </w:p>
    <w:p w:rsidR="684773CE" w:rsidRPr="009B07D1" w:rsidP="009B07D1" w14:paraId="1E9F1660" w14:textId="30DFE0F4">
      <w:pPr>
        <w:pStyle w:val="BodyText2000"/>
        <w:numPr>
          <w:ilvl w:val="0"/>
          <w:numId w:val="44"/>
        </w:numPr>
        <w:ind w:left="1560"/>
      </w:pPr>
      <w:r w:rsidRPr="009B07D1">
        <w:t>Works required for physical infrastructure or utilities to service the land</w:t>
      </w:r>
      <w:r w:rsidRPr="009B07D1" w:rsidR="003C4FA8">
        <w:t xml:space="preserve"> including works which alter the existing surface of the land by filling</w:t>
      </w:r>
      <w:r w:rsidRPr="009B07D1" w:rsidR="00973C30">
        <w:t>.</w:t>
      </w:r>
    </w:p>
    <w:p w:rsidR="684773CE" w:rsidRPr="009B07D1" w:rsidP="009B07D1" w14:paraId="6B43B1E8" w14:textId="403C3496">
      <w:pPr>
        <w:pStyle w:val="BodyText2000"/>
        <w:numPr>
          <w:ilvl w:val="0"/>
          <w:numId w:val="44"/>
        </w:numPr>
        <w:ind w:left="1560"/>
      </w:pPr>
      <w:r w:rsidRPr="009B07D1">
        <w:t>Extensions or alterations to an existing building or works associated with an existing residential use</w:t>
      </w:r>
      <w:r w:rsidRPr="009B07D1" w:rsidR="00973C30">
        <w:t>.</w:t>
      </w:r>
    </w:p>
    <w:p w:rsidR="684773CE" w:rsidRPr="009B07D1" w:rsidP="009B07D1" w14:paraId="5EA02C29" w14:textId="36AE69E6">
      <w:pPr>
        <w:pStyle w:val="BodyText2000"/>
        <w:numPr>
          <w:ilvl w:val="0"/>
          <w:numId w:val="44"/>
        </w:numPr>
        <w:ind w:left="1560"/>
      </w:pPr>
      <w:r w:rsidRPr="009B07D1">
        <w:t xml:space="preserve">Extensions or alterations to an existing building or works associated with an </w:t>
      </w:r>
      <w:r w:rsidRPr="009B07D1" w:rsidR="00264DB1">
        <w:t>existing use</w:t>
      </w:r>
      <w:r w:rsidRPr="009B07D1">
        <w:t xml:space="preserve"> that will not prejudice the preparation of a </w:t>
      </w:r>
      <w:ins w:id="12" w:author="Hall &amp; Wilcox" w:date="2026-05-15T17:17:00Z">
        <w:r w:rsidR="00CA71CF">
          <w:t>D</w:t>
        </w:r>
      </w:ins>
      <w:del w:id="13" w:author="Hall &amp; Wilcox" w:date="2026-05-15T17:17:00Z">
        <w:r w:rsidRPr="009B07D1">
          <w:delText>d</w:delText>
        </w:r>
      </w:del>
      <w:r w:rsidRPr="009B07D1">
        <w:t xml:space="preserve">evelopment </w:t>
      </w:r>
      <w:ins w:id="14" w:author="Hall &amp; Wilcox" w:date="2026-05-15T17:17:00Z">
        <w:r w:rsidR="00CA71CF">
          <w:t>P</w:t>
        </w:r>
      </w:ins>
      <w:del w:id="15" w:author="Hall &amp; Wilcox" w:date="2026-05-15T17:17:00Z">
        <w:r w:rsidRPr="009B07D1">
          <w:delText>p</w:delText>
        </w:r>
      </w:del>
      <w:r w:rsidRPr="009B07D1">
        <w:t>lan for the site</w:t>
      </w:r>
      <w:r w:rsidRPr="009B07D1" w:rsidR="00973C30">
        <w:t>.</w:t>
      </w:r>
    </w:p>
    <w:p w:rsidR="001F24BD" w:rsidRPr="009B07D1" w:rsidP="009B07D1" w14:paraId="5FFC27E5" w14:textId="2F8465BC">
      <w:pPr>
        <w:pStyle w:val="BodyText2000"/>
        <w:numPr>
          <w:ilvl w:val="0"/>
          <w:numId w:val="44"/>
        </w:numPr>
        <w:ind w:left="1560"/>
        <w:rPr>
          <w:del w:id="16" w:author="Hall &amp; Wilcox" w:date="2026-05-15T17:16:00Z"/>
        </w:rPr>
      </w:pPr>
      <w:commentRangeStart w:id="17"/>
      <w:del w:id="18" w:author="Hall &amp; Wilcox" w:date="2026-05-15T17:16:00Z">
        <w:r w:rsidRPr="009B07D1">
          <w:delText xml:space="preserve">Any works required to satisfy a certificate or statement of environmental audit or undertake site rehabilitation. </w:delText>
        </w:r>
      </w:del>
      <w:commentRangeEnd w:id="17"/>
      <w:r w:rsidRPr="009B07D1" w:rsidR="00CA71CF">
        <w:rPr>
          <w:rStyle w:val="CommentReference"/>
          <w:sz w:val="20"/>
          <w:szCs w:val="20"/>
        </w:rPr>
        <w:commentReference w:id="17"/>
      </w:r>
    </w:p>
    <w:p w:rsidR="00790BD8" w:rsidP="001A67EC" w14:paraId="57F0C162" w14:textId="5314DA00">
      <w:pPr>
        <w:pStyle w:val="BodyText2000"/>
      </w:pPr>
      <w:r w:rsidRPr="00ED0351">
        <w:t xml:space="preserve">Before granting a permit, the </w:t>
      </w:r>
      <w:r w:rsidR="00F27E2C">
        <w:t>r</w:t>
      </w:r>
      <w:r w:rsidRPr="00ED0351">
        <w:t xml:space="preserve">esponsible </w:t>
      </w:r>
      <w:r w:rsidR="00F27E2C">
        <w:t>a</w:t>
      </w:r>
      <w:r w:rsidRPr="00ED0351">
        <w:t>uthority must be satisfied that the permit will not prejudice</w:t>
      </w:r>
      <w:r>
        <w:t>:</w:t>
      </w:r>
    </w:p>
    <w:p w:rsidR="002C37B1" w:rsidP="00790BD8" w14:paraId="5040EA9E" w14:textId="2DBCD940">
      <w:pPr>
        <w:pStyle w:val="BodyText2000"/>
        <w:numPr>
          <w:ilvl w:val="0"/>
          <w:numId w:val="44"/>
        </w:numPr>
        <w:ind w:left="1560"/>
      </w:pPr>
      <w:r w:rsidRPr="00ED0351">
        <w:t xml:space="preserve">the preparation of a </w:t>
      </w:r>
      <w:ins w:id="19" w:author="Hall &amp; Wilcox" w:date="2026-05-15T17:18:00Z">
        <w:r w:rsidR="00CA71CF">
          <w:t>D</w:t>
        </w:r>
      </w:ins>
      <w:del w:id="20" w:author="Hall &amp; Wilcox" w:date="2026-05-15T17:17:00Z">
        <w:r w:rsidRPr="00ED0351" w:rsidR="005326E4">
          <w:delText>d</w:delText>
        </w:r>
      </w:del>
      <w:r w:rsidRPr="00ED0351" w:rsidR="005326E4">
        <w:t xml:space="preserve">evelopment </w:t>
      </w:r>
      <w:del w:id="21" w:author="Hall &amp; Wilcox" w:date="2026-05-15T17:18:00Z">
        <w:r w:rsidRPr="00ED0351" w:rsidR="005326E4">
          <w:delText>p</w:delText>
        </w:r>
      </w:del>
      <w:ins w:id="22" w:author="Hall &amp; Wilcox" w:date="2026-05-15T17:18:00Z">
        <w:r w:rsidR="00CA71CF">
          <w:t>P</w:t>
        </w:r>
      </w:ins>
      <w:r w:rsidRPr="00ED0351" w:rsidR="005326E4">
        <w:t>lan</w:t>
      </w:r>
      <w:r>
        <w:t>;</w:t>
      </w:r>
    </w:p>
    <w:p w:rsidR="00880527" w:rsidP="0062172E" w14:paraId="4744C54F" w14:textId="067A699B">
      <w:pPr>
        <w:pStyle w:val="BodyText2000"/>
        <w:numPr>
          <w:ilvl w:val="0"/>
          <w:numId w:val="44"/>
        </w:numPr>
        <w:ind w:left="1560"/>
      </w:pPr>
      <w:r w:rsidRPr="00ED0351">
        <w:t>the future use or development of the land</w:t>
      </w:r>
      <w:r w:rsidRPr="00ED0351" w:rsidR="001A67EC">
        <w:t xml:space="preserve"> </w:t>
      </w:r>
      <w:r w:rsidRPr="00ED0351">
        <w:t>in an integrated and orderly manner</w:t>
      </w:r>
      <w:r w:rsidR="002C37B1">
        <w:t xml:space="preserve"> in accordance with Plan </w:t>
      </w:r>
      <w:r w:rsidR="007462F5">
        <w:t>1 to</w:t>
      </w:r>
      <w:r w:rsidR="002C37B1">
        <w:t xml:space="preserve"> this schedule</w:t>
      </w:r>
      <w:r>
        <w:t>;</w:t>
      </w:r>
    </w:p>
    <w:p w:rsidR="003C1512" w:rsidP="0062172E" w14:paraId="2749FDA5" w14:textId="5BC2CBA8">
      <w:pPr>
        <w:pStyle w:val="BodyText2000"/>
        <w:numPr>
          <w:ilvl w:val="0"/>
          <w:numId w:val="44"/>
        </w:numPr>
        <w:ind w:left="1560"/>
      </w:pPr>
      <w:r>
        <w:t>the achievement of the objectives of this schedule;</w:t>
      </w:r>
    </w:p>
    <w:p w:rsidR="003C1512" w:rsidP="0062172E" w14:paraId="63DB1321" w14:textId="4E611C28">
      <w:pPr>
        <w:pStyle w:val="BodyText2000"/>
        <w:numPr>
          <w:ilvl w:val="0"/>
          <w:numId w:val="44"/>
        </w:numPr>
        <w:ind w:left="1560"/>
      </w:pPr>
      <w:r w:rsidRPr="00512C15">
        <w:t xml:space="preserve">the </w:t>
      </w:r>
      <w:r w:rsidRPr="00512C15" w:rsidR="002F72AE">
        <w:t xml:space="preserve">ability to </w:t>
      </w:r>
      <w:r w:rsidRPr="00512C15" w:rsidR="0040348F">
        <w:t>mitigate</w:t>
      </w:r>
      <w:r w:rsidRPr="00512C15" w:rsidR="002F72AE">
        <w:t xml:space="preserve"> against</w:t>
      </w:r>
      <w:r w:rsidRPr="00512C15" w:rsidR="0040348F">
        <w:t xml:space="preserve"> </w:t>
      </w:r>
      <w:r w:rsidRPr="00512C15" w:rsidR="00964C2B">
        <w:t>adverse impacts on receiving waters</w:t>
      </w:r>
      <w:r>
        <w:t xml:space="preserve"> and</w:t>
      </w:r>
      <w:r w:rsidRPr="00512C15" w:rsidR="00964C2B">
        <w:t xml:space="preserve"> environment</w:t>
      </w:r>
      <w:r w:rsidRPr="00512C15" w:rsidR="00EB339D">
        <w:t>;</w:t>
      </w:r>
      <w:r w:rsidRPr="00512C15">
        <w:t xml:space="preserve"> and</w:t>
      </w:r>
    </w:p>
    <w:p w:rsidR="00954085" w:rsidRPr="00ED0351" w:rsidP="0062172E" w14:paraId="6AAB68FC" w14:textId="6C32B1AA">
      <w:pPr>
        <w:pStyle w:val="BodyText2000"/>
        <w:numPr>
          <w:ilvl w:val="0"/>
          <w:numId w:val="44"/>
        </w:numPr>
        <w:ind w:left="1560"/>
      </w:pPr>
      <w:r>
        <w:t>the operation of the State transport system.</w:t>
      </w:r>
      <w:r w:rsidR="002C37B1">
        <w:t xml:space="preserve"> </w:t>
      </w:r>
    </w:p>
    <w:bookmarkEnd w:id="2"/>
    <w:p w:rsidR="00040033" w:rsidP="009B07D1" w14:paraId="4254485B" w14:textId="2B7A0721">
      <w:pPr>
        <w:pStyle w:val="BodyText2000"/>
        <w:ind w:left="0"/>
      </w:pPr>
    </w:p>
    <w:p w:rsidR="006A22F9" w:rsidRPr="00D261AB" w:rsidP="006A22F9" w14:paraId="209E9F6F" w14:textId="77777777">
      <w:pPr>
        <w:pStyle w:val="HeadC"/>
      </w:pPr>
      <w:r>
        <mc:AlternateContent>
          <mc:Choice Requires="wps">
            <w:drawing>
              <wp:anchor distT="0" distB="0" distL="114300" distR="114300" simplePos="0" relativeHeight="251666432" behindDoc="0" locked="0" layoutInCell="1" allowOverlap="1">
                <wp:simplePos x="0" y="0"/>
                <wp:positionH relativeFrom="column">
                  <wp:posOffset>-92710</wp:posOffset>
                </wp:positionH>
                <wp:positionV relativeFrom="paragraph">
                  <wp:posOffset>309880</wp:posOffset>
                </wp:positionV>
                <wp:extent cx="746760" cy="274320"/>
                <wp:effectExtent l="0" t="0" r="0" b="0"/>
                <wp:wrapNone/>
                <wp:docPr id="7" name="Text Box 138"/>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746760" cy="274320"/>
                        </a:xfrm>
                        <a:prstGeom prst="rect">
                          <a:avLst/>
                        </a:prstGeom>
                        <a:solidFill>
                          <a:srgbClr val="FFFFFF"/>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FB27CE" w:rsidP="00FB27CE" w14:textId="77777777">
                            <w:pPr>
                              <w:pStyle w:val="BodyText0"/>
                            </w:pPr>
                            <w:r>
                              <w:t xml:space="preserve">Proposed </w:t>
                            </w:r>
                          </w:p>
                          <w:p w:rsidR="00FB27CE" w:rsidP="00FB27CE" w14:textId="470B0050">
                            <w:pPr>
                              <w:pStyle w:val="BodyText0"/>
                            </w:pPr>
                            <w:r>
                              <w:t>C</w:t>
                            </w:r>
                            <w:r w:rsidR="00EB3578">
                              <w:t>477</w:t>
                            </w:r>
                            <w:r>
                              <w:t>g</w:t>
                            </w:r>
                            <w:r w:rsidR="00D325EA">
                              <w:t>g</w:t>
                            </w:r>
                            <w:r>
                              <w:t>ee</w:t>
                            </w:r>
                          </w:p>
                          <w:p w:rsidR="00692793" w:rsidRPr="00F12856" w:rsidP="006A22F9" w14:textId="77777777">
                            <w:pPr>
                              <w:rPr>
                                <w:rFonts w:ascii="Arial" w:hAnsi="Arial" w:cs="Arial"/>
                                <w:b/>
                                <w:sz w:val="12"/>
                                <w:szCs w:val="12"/>
                              </w:rPr>
                            </w:pP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id="Text Box 138" o:spid="_x0000_s1028" type="#_x0000_t202" style="width:58.8pt;height:21.6pt;margin-top:24.4pt;margin-left:-7.3pt;mso-height-percent:0;mso-height-relative:page;mso-width-percent:0;mso-width-relative:page;mso-wrap-distance-bottom:0;mso-wrap-distance-left:9pt;mso-wrap-distance-right:9pt;mso-wrap-distance-top:0;mso-wrap-style:square;position:absolute;visibility:visible;v-text-anchor:top;z-index:251667456" stroked="f">
                <v:textbox>
                  <w:txbxContent>
                    <w:p w:rsidR="00FB27CE" w:rsidP="00FB27CE" w14:paraId="0CABE043" w14:textId="77777777">
                      <w:pPr>
                        <w:pStyle w:val="BodyText0"/>
                      </w:pPr>
                      <w:r>
                        <w:t xml:space="preserve">Proposed </w:t>
                      </w:r>
                    </w:p>
                    <w:p w:rsidR="00FB27CE" w:rsidP="00FB27CE" w14:paraId="38C72875" w14:textId="470B0050">
                      <w:pPr>
                        <w:pStyle w:val="BodyText0"/>
                      </w:pPr>
                      <w:r>
                        <w:t>C</w:t>
                      </w:r>
                      <w:r w:rsidR="00EB3578">
                        <w:t>477</w:t>
                      </w:r>
                      <w:r>
                        <w:t>g</w:t>
                      </w:r>
                      <w:r w:rsidR="00D325EA">
                        <w:t>g</w:t>
                      </w:r>
                      <w:r>
                        <w:t>ee</w:t>
                      </w:r>
                    </w:p>
                    <w:p w:rsidR="00692793" w:rsidRPr="00F12856" w:rsidP="006A22F9" w14:paraId="7652066D" w14:textId="77777777">
                      <w:pPr>
                        <w:rPr>
                          <w:rFonts w:ascii="Arial" w:hAnsi="Arial" w:cs="Arial"/>
                          <w:b/>
                          <w:sz w:val="12"/>
                          <w:szCs w:val="12"/>
                        </w:rPr>
                      </w:pPr>
                    </w:p>
                  </w:txbxContent>
                </v:textbox>
              </v:shape>
            </w:pict>
          </mc:Fallback>
        </mc:AlternateContent>
      </w:r>
      <w:r>
        <w:t>3</w:t>
      </w:r>
      <w:r w:rsidRPr="00D261AB" w:rsidR="006A22F9">
        <w:t>.0</w:t>
      </w:r>
      <w:r w:rsidRPr="00D261AB" w:rsidR="006A22F9">
        <w:tab/>
      </w:r>
      <w:r w:rsidRPr="008472E7" w:rsidR="006A22F9">
        <w:t>Conditions</w:t>
      </w:r>
      <w:r w:rsidRPr="00D261AB" w:rsidR="006A22F9">
        <w:t xml:space="preserve"> and requirements for permits</w:t>
      </w:r>
    </w:p>
    <w:p w:rsidR="00677242" w:rsidP="00AE1184" w14:paraId="521635A5" w14:textId="09110687">
      <w:pPr>
        <w:pStyle w:val="BodyText20"/>
      </w:pPr>
      <w:r>
        <w:t>The following conditions and/or requirements apply to permits:</w:t>
      </w:r>
    </w:p>
    <w:p w:rsidR="000F37C4" w:rsidP="000F37C4" w14:paraId="25940152" w14:textId="77777777">
      <w:pPr>
        <w:pStyle w:val="BodyText20"/>
      </w:pPr>
      <w:r>
        <w:t>A permit must contain conditions or requirements which give effect to the provisions and</w:t>
      </w:r>
    </w:p>
    <w:p w:rsidR="000F37C4" w:rsidP="000F37C4" w14:paraId="0D8984B1" w14:textId="15026A5B">
      <w:pPr>
        <w:pStyle w:val="BodyText20"/>
      </w:pPr>
      <w:r>
        <w:t xml:space="preserve">requirements of an approved Development Plan. </w:t>
      </w:r>
    </w:p>
    <w:p w:rsidR="006A4492" w:rsidRPr="00E9580F" w:rsidP="00FE35FC" w14:paraId="1FD5533F" w14:textId="77777777">
      <w:pPr>
        <w:pStyle w:val="BodyText200"/>
        <w:rPr>
          <w:b/>
          <w:bCs/>
        </w:rPr>
      </w:pPr>
    </w:p>
    <w:p w:rsidR="0058099F" w:rsidRPr="007462F5" w:rsidP="00FE35FC" w14:paraId="602907D0" w14:textId="3BA764DD">
      <w:pPr>
        <w:pStyle w:val="BodyText200"/>
        <w:rPr>
          <w:b/>
          <w:bCs/>
        </w:rPr>
      </w:pPr>
      <w:r>
        <w:rPr>
          <w:b/>
          <w:bCs/>
        </w:rPr>
        <w:t xml:space="preserve">Condition - </w:t>
      </w:r>
      <w:r w:rsidRPr="007462F5">
        <w:rPr>
          <w:b/>
          <w:bCs/>
        </w:rPr>
        <w:t xml:space="preserve">Drainage and </w:t>
      </w:r>
      <w:r w:rsidR="00342933">
        <w:rPr>
          <w:b/>
          <w:bCs/>
        </w:rPr>
        <w:t>s</w:t>
      </w:r>
      <w:r w:rsidRPr="007462F5">
        <w:rPr>
          <w:b/>
          <w:bCs/>
        </w:rPr>
        <w:t xml:space="preserve">tormwater management </w:t>
      </w:r>
    </w:p>
    <w:p w:rsidR="0058099F" w:rsidRPr="0071330E" w:rsidP="006A7FC6" w14:paraId="211D9739" w14:textId="7AAA1A7B">
      <w:pPr>
        <w:pStyle w:val="BodyText200"/>
        <w:numPr>
          <w:ilvl w:val="0"/>
          <w:numId w:val="24"/>
        </w:numPr>
        <w:ind w:left="1560" w:hanging="426"/>
      </w:pPr>
      <w:bookmarkStart w:id="23" w:name="_Hlk194495968"/>
      <w:r>
        <w:t xml:space="preserve">A permit to subdivide land or to undertake </w:t>
      </w:r>
      <w:r w:rsidR="00085438">
        <w:t>works (other than vegetation removal)</w:t>
      </w:r>
      <w:r>
        <w:t xml:space="preserve"> must include a condition that requires a </w:t>
      </w:r>
      <w:r w:rsidR="003F49EE">
        <w:t xml:space="preserve">drainage and </w:t>
      </w:r>
      <w:r>
        <w:t xml:space="preserve">stormwater management </w:t>
      </w:r>
      <w:bookmarkEnd w:id="23"/>
      <w:r>
        <w:t>plan</w:t>
      </w:r>
      <w:r w:rsidR="00373612">
        <w:t xml:space="preserve"> for the development</w:t>
      </w:r>
      <w:r>
        <w:t xml:space="preserve"> be prepared that implements the recommendations identified in </w:t>
      </w:r>
      <w:r>
        <w:t>the Integrated Water Management Plan</w:t>
      </w:r>
      <w:r w:rsidR="00351FA8">
        <w:t xml:space="preserve"> and </w:t>
      </w:r>
      <w:r w:rsidR="00062EF7">
        <w:t>Drainage and Stormwater Management Strategy</w:t>
      </w:r>
      <w:r w:rsidR="002401E8">
        <w:t xml:space="preserve"> (</w:t>
      </w:r>
      <w:r w:rsidR="00E53103">
        <w:t>prepared</w:t>
      </w:r>
      <w:r w:rsidR="00FA64DF">
        <w:t xml:space="preserve"> under Clause 4.0 of this Schedule)</w:t>
      </w:r>
      <w:r>
        <w:t xml:space="preserve">, to the satisfaction of the </w:t>
      </w:r>
      <w:r w:rsidR="005912BE">
        <w:t>relevant drainage authority</w:t>
      </w:r>
      <w:r>
        <w:t>. The plan must include:</w:t>
      </w:r>
    </w:p>
    <w:p w:rsidR="0058099F" w:rsidRPr="0071330E" w:rsidP="6886DF79" w14:paraId="073F2553" w14:textId="01261C95">
      <w:pPr>
        <w:pStyle w:val="BodyText200"/>
        <w:numPr>
          <w:ilvl w:val="0"/>
          <w:numId w:val="31"/>
        </w:numPr>
      </w:pPr>
      <w:r>
        <w:t xml:space="preserve">Consideration of the drainage </w:t>
      </w:r>
      <w:r w:rsidR="00EF2D1B">
        <w:t>and earthworks</w:t>
      </w:r>
      <w:r>
        <w:t xml:space="preserve"> requirements of any upstream</w:t>
      </w:r>
      <w:r w:rsidR="00C1308A">
        <w:t xml:space="preserve"> and downstream</w:t>
      </w:r>
      <w:r>
        <w:t xml:space="preserve"> landholders</w:t>
      </w:r>
      <w:r w:rsidR="003261E9">
        <w:t>.</w:t>
      </w:r>
    </w:p>
    <w:p w:rsidR="0058099F" w:rsidRPr="0071330E" w:rsidP="6886DF79" w14:paraId="1C879CCC" w14:textId="4966B2EB">
      <w:pPr>
        <w:pStyle w:val="BodyText200"/>
        <w:numPr>
          <w:ilvl w:val="0"/>
          <w:numId w:val="31"/>
        </w:numPr>
      </w:pPr>
      <w:r>
        <w:t>Any proposed works</w:t>
      </w:r>
      <w:r w:rsidR="00F244D7">
        <w:t xml:space="preserve"> (including interim works)</w:t>
      </w:r>
      <w:r>
        <w:t xml:space="preserve"> and their operational and maintenance arrangements</w:t>
      </w:r>
      <w:r w:rsidR="003261E9">
        <w:t>.</w:t>
      </w:r>
    </w:p>
    <w:p w:rsidR="0058099F" w:rsidRPr="0071330E" w:rsidP="6886DF79" w14:paraId="19970811" w14:textId="158C9FB7">
      <w:pPr>
        <w:pStyle w:val="BodyText200"/>
        <w:numPr>
          <w:ilvl w:val="0"/>
          <w:numId w:val="31"/>
        </w:numPr>
      </w:pPr>
      <w:r>
        <w:t>An agreed schedule and cost apportionment for maintenance of drainage and water quality assets</w:t>
      </w:r>
      <w:r w:rsidR="003261E9">
        <w:t>.</w:t>
      </w:r>
    </w:p>
    <w:p w:rsidR="0058099F" w:rsidP="6886DF79" w14:paraId="521D325E" w14:textId="6A6CC8F3">
      <w:pPr>
        <w:pStyle w:val="BodyText200"/>
        <w:numPr>
          <w:ilvl w:val="0"/>
          <w:numId w:val="31"/>
        </w:numPr>
      </w:pPr>
      <w:r>
        <w:t>Assessment of the risks of adverse impact on receiving waters</w:t>
      </w:r>
      <w:r w:rsidR="00D42277">
        <w:t xml:space="preserve"> and environment</w:t>
      </w:r>
      <w:r>
        <w:t xml:space="preserve"> with regard to stormwater volume and water quality</w:t>
      </w:r>
      <w:r w:rsidR="003261E9">
        <w:t>.</w:t>
      </w:r>
    </w:p>
    <w:p w:rsidR="001D2C5D" w:rsidP="6886DF79" w14:paraId="72EAA952" w14:textId="13194D8C">
      <w:pPr>
        <w:pStyle w:val="BodyText200"/>
        <w:numPr>
          <w:ilvl w:val="0"/>
          <w:numId w:val="31"/>
        </w:numPr>
      </w:pPr>
      <w:r>
        <w:t xml:space="preserve">Concept </w:t>
      </w:r>
      <w:r>
        <w:t>plans</w:t>
      </w:r>
      <w:r>
        <w:t xml:space="preserve"> (if applicable)</w:t>
      </w:r>
      <w:r w:rsidR="003261E9">
        <w:t>.</w:t>
      </w:r>
      <w:r>
        <w:t xml:space="preserve"> </w:t>
      </w:r>
    </w:p>
    <w:p w:rsidR="00A078EF" w:rsidP="00A078EF" w14:paraId="0B567EEA" w14:textId="0280B956">
      <w:pPr>
        <w:pStyle w:val="BodyText200"/>
        <w:numPr>
          <w:ilvl w:val="0"/>
          <w:numId w:val="31"/>
        </w:numPr>
        <w:rPr>
          <w:ins w:id="24" w:author="Hall &amp; Wilcox" w:date="2026-05-15T17:41:00Z"/>
        </w:rPr>
      </w:pPr>
      <w:r>
        <w:t xml:space="preserve">An assessment </w:t>
      </w:r>
      <w:r w:rsidR="00734757">
        <w:t>of flood risk to the satisfaction of the responsible authority</w:t>
      </w:r>
      <w:r w:rsidR="00E80A31">
        <w:t xml:space="preserve">. </w:t>
      </w:r>
    </w:p>
    <w:p w:rsidR="00D3416B" w:rsidP="00D3416B" w14:paraId="32219066" w14:textId="5DF1C175">
      <w:pPr>
        <w:pStyle w:val="BodyText200"/>
        <w:numPr>
          <w:ilvl w:val="0"/>
          <w:numId w:val="31"/>
        </w:numPr>
      </w:pPr>
      <w:commentRangeStart w:id="25"/>
      <w:ins w:id="26" w:author="Hall &amp; Wilcox" w:date="2026-05-15T17:41:00Z">
        <w:r>
          <w:t>Measures to address and implement any relevant recommendations or requirements arising from the Avalon Airport Impact Assessment Report approve under clause 4.0 of this schedule.</w:t>
        </w:r>
      </w:ins>
      <w:commentRangeEnd w:id="25"/>
      <w:ins w:id="27" w:author="Hall &amp; Wilcox" w:date="2026-05-15T17:41:00Z">
        <w:r>
          <w:rPr>
            <w:rStyle w:val="CommentReference"/>
            <w:sz w:val="20"/>
            <w:szCs w:val="20"/>
          </w:rPr>
          <w:commentReference w:id="25"/>
        </w:r>
      </w:ins>
    </w:p>
    <w:p w:rsidR="004435FE" w:rsidP="00A078EF" w14:paraId="683174F3" w14:textId="10C48CA4">
      <w:pPr>
        <w:pStyle w:val="BodyText200"/>
      </w:pPr>
      <w:r>
        <w:t xml:space="preserve">This condition does not apply to permits granted prior to the approval of a </w:t>
      </w:r>
      <w:ins w:id="28" w:author="Hall &amp; Wilcox" w:date="2026-05-15T17:18:00Z">
        <w:r w:rsidR="00CA71CF">
          <w:t>D</w:t>
        </w:r>
      </w:ins>
      <w:del w:id="29" w:author="Hall &amp; Wilcox" w:date="2026-05-15T17:18:00Z">
        <w:r>
          <w:delText>d</w:delText>
        </w:r>
      </w:del>
      <w:r>
        <w:t xml:space="preserve">evelopment </w:t>
      </w:r>
      <w:ins w:id="30" w:author="Hall &amp; Wilcox" w:date="2026-05-15T17:18:00Z">
        <w:r w:rsidR="00CA71CF">
          <w:t>P</w:t>
        </w:r>
      </w:ins>
      <w:del w:id="31" w:author="Hall &amp; Wilcox" w:date="2026-05-15T17:18:00Z">
        <w:r>
          <w:delText>p</w:delText>
        </w:r>
      </w:del>
      <w:r>
        <w:t xml:space="preserve">lan. </w:t>
      </w:r>
    </w:p>
    <w:p w:rsidR="00A078EF" w:rsidRPr="0071330E" w:rsidP="00A078EF" w14:paraId="5BB61774" w14:textId="77777777">
      <w:pPr>
        <w:pStyle w:val="BodyText200"/>
      </w:pPr>
    </w:p>
    <w:p w:rsidR="00E86E1F" w:rsidRPr="0071330E" w:rsidP="00FE35FC" w14:paraId="5538F4A6" w14:textId="075049FB">
      <w:pPr>
        <w:pStyle w:val="BodyText200"/>
        <w:jc w:val="left"/>
        <w:rPr>
          <w:b/>
          <w:bCs/>
        </w:rPr>
      </w:pPr>
      <w:r>
        <w:rPr>
          <w:b/>
          <w:bCs/>
        </w:rPr>
        <w:t xml:space="preserve">Condition - </w:t>
      </w:r>
      <w:r w:rsidRPr="0071330E">
        <w:rPr>
          <w:b/>
          <w:bCs/>
        </w:rPr>
        <w:t xml:space="preserve">Construction </w:t>
      </w:r>
      <w:r w:rsidR="0014130E">
        <w:rPr>
          <w:b/>
          <w:bCs/>
        </w:rPr>
        <w:t xml:space="preserve">environmental </w:t>
      </w:r>
      <w:r w:rsidRPr="0071330E">
        <w:rPr>
          <w:b/>
          <w:bCs/>
        </w:rPr>
        <w:t>management plan</w:t>
      </w:r>
    </w:p>
    <w:p w:rsidR="005B51C7" w:rsidRPr="005B51C7" w:rsidP="005B51C7" w14:paraId="17640373" w14:textId="72D32431">
      <w:pPr>
        <w:pStyle w:val="BodyText200"/>
        <w:numPr>
          <w:ilvl w:val="0"/>
          <w:numId w:val="24"/>
        </w:numPr>
        <w:ind w:left="1560" w:hanging="426"/>
      </w:pPr>
      <w:r w:rsidRPr="005B51C7">
        <w:t>A permit to</w:t>
      </w:r>
      <w:r w:rsidR="00D445D9">
        <w:t xml:space="preserve"> </w:t>
      </w:r>
      <w:r w:rsidRPr="005B51C7">
        <w:t>subdivide land or to undertake earthworks</w:t>
      </w:r>
      <w:r w:rsidR="00D445D9">
        <w:t xml:space="preserve"> </w:t>
      </w:r>
      <w:r w:rsidRPr="005B51C7">
        <w:t>must include a condition that requires a</w:t>
      </w:r>
      <w:r w:rsidR="00D445D9">
        <w:t xml:space="preserve"> </w:t>
      </w:r>
      <w:r w:rsidRPr="005B51C7">
        <w:t>construction</w:t>
      </w:r>
      <w:r w:rsidR="00D445D9">
        <w:t xml:space="preserve"> e</w:t>
      </w:r>
      <w:r w:rsidRPr="005B51C7">
        <w:t>nvironmental</w:t>
      </w:r>
      <w:r w:rsidR="00D445D9">
        <w:t xml:space="preserve"> </w:t>
      </w:r>
      <w:r w:rsidRPr="005B51C7">
        <w:t>management plan be prepared to the</w:t>
      </w:r>
      <w:r w:rsidR="00230104">
        <w:t xml:space="preserve"> </w:t>
      </w:r>
      <w:r w:rsidRPr="005B51C7">
        <w:t>satisfaction</w:t>
      </w:r>
      <w:r w:rsidR="00230104">
        <w:t xml:space="preserve"> </w:t>
      </w:r>
      <w:r w:rsidRPr="005B51C7">
        <w:t xml:space="preserve">of the responsible authority in consultation with </w:t>
      </w:r>
      <w:ins w:id="32" w:author="DTP" w:date="2026-05-11T09:55:00Z">
        <w:r w:rsidR="006D425D">
          <w:t xml:space="preserve">the </w:t>
        </w:r>
      </w:ins>
      <w:r w:rsidRPr="005B51C7">
        <w:t>Department of</w:t>
      </w:r>
      <w:r w:rsidR="00D445D9">
        <w:t xml:space="preserve"> </w:t>
      </w:r>
      <w:r w:rsidRPr="005B51C7">
        <w:t>Energy, Environment and Climate Action. The plan must:</w:t>
      </w:r>
    </w:p>
    <w:p w:rsidR="005B51C7" w:rsidRPr="005B51C7" w:rsidP="005B51C7" w14:paraId="72E50880" w14:textId="60BED860">
      <w:pPr>
        <w:pStyle w:val="BodyText200"/>
        <w:numPr>
          <w:ilvl w:val="0"/>
          <w:numId w:val="31"/>
        </w:numPr>
      </w:pPr>
      <w:r w:rsidRPr="005B51C7">
        <w:t>Ensure that fill, soil</w:t>
      </w:r>
      <w:r w:rsidR="00D445D9">
        <w:t xml:space="preserve"> </w:t>
      </w:r>
      <w:r w:rsidRPr="005B51C7">
        <w:t>storage</w:t>
      </w:r>
      <w:r w:rsidR="00D445D9">
        <w:t xml:space="preserve"> </w:t>
      </w:r>
      <w:r w:rsidRPr="005B51C7">
        <w:t>and earthworks do not contribute to erosion or cause silt/soil to enter waterways, and dust is managed.</w:t>
      </w:r>
    </w:p>
    <w:p w:rsidR="005B51C7" w:rsidRPr="005B51C7" w:rsidP="005B51C7" w14:paraId="5783F967" w14:textId="35381421">
      <w:pPr>
        <w:pStyle w:val="BodyText200"/>
        <w:numPr>
          <w:ilvl w:val="0"/>
          <w:numId w:val="31"/>
        </w:numPr>
      </w:pPr>
      <w:r w:rsidRPr="005B51C7">
        <w:t>Ensure that areas nominated for storage</w:t>
      </w:r>
      <w:r w:rsidR="00230104">
        <w:t xml:space="preserve"> </w:t>
      </w:r>
      <w:r w:rsidRPr="005B51C7">
        <w:t>and</w:t>
      </w:r>
      <w:r w:rsidR="00230104">
        <w:t xml:space="preserve"> </w:t>
      </w:r>
      <w:r w:rsidRPr="005B51C7">
        <w:t>vehicle parking are not placed on or near areas nominated as waterways,</w:t>
      </w:r>
      <w:r w:rsidR="00230104">
        <w:t xml:space="preserve"> </w:t>
      </w:r>
      <w:r w:rsidRPr="005B51C7">
        <w:t>conservation</w:t>
      </w:r>
      <w:r w:rsidR="00230104">
        <w:t xml:space="preserve"> </w:t>
      </w:r>
      <w:r w:rsidRPr="005B51C7">
        <w:t>or open space reserves.</w:t>
      </w:r>
    </w:p>
    <w:p w:rsidR="005B51C7" w:rsidRPr="005B51C7" w:rsidP="005B51C7" w14:paraId="7D03DBA0" w14:textId="5B1C6A06">
      <w:pPr>
        <w:pStyle w:val="BodyText200"/>
        <w:numPr>
          <w:ilvl w:val="0"/>
          <w:numId w:val="31"/>
        </w:numPr>
      </w:pPr>
      <w:r w:rsidRPr="005B51C7">
        <w:t>Include specific species/vegetation conservation strategies,</w:t>
      </w:r>
      <w:r w:rsidR="00230104">
        <w:t xml:space="preserve"> </w:t>
      </w:r>
      <w:r w:rsidRPr="005B51C7">
        <w:t>regular monitoring, sedimentation management, site specific rehabilitation plans,</w:t>
      </w:r>
      <w:r w:rsidR="00230104">
        <w:t xml:space="preserve"> </w:t>
      </w:r>
      <w:r w:rsidRPr="005B51C7">
        <w:t>wee</w:t>
      </w:r>
      <w:r w:rsidR="00230104">
        <w:t xml:space="preserve">d </w:t>
      </w:r>
      <w:r w:rsidRPr="005B51C7">
        <w:t>and pathogen management methods.</w:t>
      </w:r>
    </w:p>
    <w:p w:rsidR="005B51C7" w:rsidRPr="005B51C7" w:rsidP="005B51C7" w14:paraId="180D88F5" w14:textId="3A09DE87">
      <w:pPr>
        <w:pStyle w:val="BodyText200"/>
        <w:numPr>
          <w:ilvl w:val="0"/>
          <w:numId w:val="31"/>
        </w:numPr>
        <w:rPr>
          <w:ins w:id="33" w:author="DTP" w:date="2026-05-11T09:55:00Z"/>
        </w:rPr>
      </w:pPr>
      <w:r w:rsidRPr="005B51C7">
        <w:t xml:space="preserve">Provide </w:t>
      </w:r>
      <w:r w:rsidR="00940B1D">
        <w:t>details</w:t>
      </w:r>
      <w:r w:rsidRPr="005B51C7">
        <w:t xml:space="preserve"> on any </w:t>
      </w:r>
      <w:r w:rsidR="005A60AB">
        <w:t>necessary</w:t>
      </w:r>
      <w:r w:rsidRPr="005B51C7">
        <w:t xml:space="preserve"> salvage and relocation of native fauna during preliminary earthworks.</w:t>
      </w:r>
    </w:p>
    <w:p w:rsidR="0028066E" w:rsidRPr="005B51C7" w:rsidP="005B51C7" w14:paraId="44190DCA" w14:textId="6F3CDB6A">
      <w:pPr>
        <w:pStyle w:val="BodyText200"/>
        <w:numPr>
          <w:ilvl w:val="0"/>
          <w:numId w:val="31"/>
        </w:numPr>
      </w:pPr>
      <w:ins w:id="34" w:author="DTP" w:date="2026-05-11T09:56:00Z">
        <w:r>
          <w:t xml:space="preserve">Provide details of any necessary measures to avoid land locking kangaroos such as exclusion construction </w:t>
        </w:r>
      </w:ins>
      <w:commentRangeStart w:id="35"/>
      <w:ins w:id="36" w:author="DTP" w:date="2026-05-11T09:56:00Z">
        <w:r>
          <w:t>fencing</w:t>
        </w:r>
      </w:ins>
      <w:commentRangeEnd w:id="35"/>
      <w:ins w:id="37" w:author="DTP" w:date="2026-05-11T09:56:00Z">
        <w:r w:rsidR="00A8259F">
          <w:rPr>
            <w:rStyle w:val="CommentReference"/>
            <w:sz w:val="20"/>
            <w:szCs w:val="20"/>
          </w:rPr>
          <w:commentReference w:id="35"/>
        </w:r>
      </w:ins>
      <w:ins w:id="38" w:author="DTP" w:date="2026-05-11T09:56:00Z">
        <w:r>
          <w:t xml:space="preserve">. </w:t>
        </w:r>
      </w:ins>
    </w:p>
    <w:p w:rsidR="005B51C7" w:rsidP="005B51C7" w14:paraId="5A4BCDFC" w14:textId="74FC11F2">
      <w:pPr>
        <w:pStyle w:val="BodyText200"/>
        <w:numPr>
          <w:ilvl w:val="0"/>
          <w:numId w:val="31"/>
        </w:numPr>
        <w:rPr>
          <w:ins w:id="39" w:author="Hall &amp; Wilcox" w:date="2026-05-15T17:19:00Z"/>
        </w:rPr>
      </w:pPr>
      <w:r w:rsidRPr="005B51C7">
        <w:t xml:space="preserve">Provide </w:t>
      </w:r>
      <w:r w:rsidR="005A60AB">
        <w:t>details</w:t>
      </w:r>
      <w:r w:rsidRPr="005B51C7">
        <w:t xml:space="preserve"> on any </w:t>
      </w:r>
      <w:r w:rsidR="00AA37A3">
        <w:t>necessary</w:t>
      </w:r>
      <w:r w:rsidRPr="005B51C7">
        <w:t xml:space="preserve"> </w:t>
      </w:r>
      <w:r w:rsidR="00C762D4">
        <w:t>measures</w:t>
      </w:r>
      <w:r w:rsidRPr="005B51C7">
        <w:t xml:space="preserve"> to control any outflow impacts to down-catchment ecological values along the watercourse, across migratory wader and shorebird habitat, Ramsar wetlands and marine environments. </w:t>
      </w:r>
    </w:p>
    <w:p w:rsidR="00CA71CF" w:rsidP="005B51C7" w14:paraId="6813A6DA" w14:textId="286C1577">
      <w:pPr>
        <w:pStyle w:val="BodyText200"/>
        <w:numPr>
          <w:ilvl w:val="0"/>
          <w:numId w:val="31"/>
        </w:numPr>
        <w:rPr>
          <w:ins w:id="40" w:author="Hall &amp; Wilcox" w:date="2026-05-15T17:41:00Z"/>
        </w:rPr>
      </w:pPr>
      <w:ins w:id="41" w:author="Hall &amp; Wilcox" w:date="2026-05-15T17:19:00Z">
        <w:r>
          <w:t>Prior to any vegetation removal, a qualified ecologist must undertake pre-clearing surveys, including trapping where appropriate, to identify and safely remove native fauna.</w:t>
        </w:r>
      </w:ins>
    </w:p>
    <w:p w:rsidR="00D3416B" w:rsidRPr="005B51C7" w:rsidP="00D3416B" w14:paraId="04481E69" w14:textId="775C1B81">
      <w:pPr>
        <w:pStyle w:val="BodyText200"/>
        <w:numPr>
          <w:ilvl w:val="0"/>
          <w:numId w:val="31"/>
        </w:numPr>
      </w:pPr>
      <w:commentRangeStart w:id="42"/>
      <w:ins w:id="43" w:author="Hall &amp; Wilcox" w:date="2026-05-15T17:41:00Z">
        <w:r>
          <w:t xml:space="preserve">Address and implement any relevant recommendations or requirements arising from the Avalon Airport Impact Assessment Report approved under clause 4.0 of this schedule. </w:t>
        </w:r>
      </w:ins>
      <w:commentRangeEnd w:id="42"/>
      <w:ins w:id="44" w:author="Hall &amp; Wilcox" w:date="2026-05-15T17:42:00Z">
        <w:r w:rsidRPr="005B51C7">
          <w:rPr>
            <w:rStyle w:val="CommentReference"/>
            <w:sz w:val="20"/>
            <w:szCs w:val="20"/>
          </w:rPr>
          <w:commentReference w:id="42"/>
        </w:r>
      </w:ins>
    </w:p>
    <w:p w:rsidR="005B51C7" w:rsidP="00A86A96" w14:paraId="0E8D08ED" w14:textId="77777777">
      <w:pPr>
        <w:pStyle w:val="ListParagraph"/>
        <w:ind w:left="1494"/>
        <w:rPr>
          <w:sz w:val="20"/>
        </w:rPr>
      </w:pPr>
    </w:p>
    <w:p w:rsidR="00DC2C80" w:rsidRPr="00EF655A" w:rsidP="0071330E" w14:paraId="42FEC067" w14:textId="0708730A">
      <w:pPr>
        <w:pStyle w:val="BodyText200"/>
        <w:jc w:val="left"/>
        <w:rPr>
          <w:b/>
          <w:bCs/>
        </w:rPr>
      </w:pPr>
      <w:r>
        <w:rPr>
          <w:b/>
          <w:bCs/>
        </w:rPr>
        <w:t xml:space="preserve">Condition - </w:t>
      </w:r>
      <w:r>
        <w:rPr>
          <w:b/>
          <w:bCs/>
        </w:rPr>
        <w:t>Bushfire hazard</w:t>
      </w:r>
      <w:r w:rsidRPr="00EF655A">
        <w:rPr>
          <w:b/>
          <w:bCs/>
        </w:rPr>
        <w:t xml:space="preserve"> </w:t>
      </w:r>
      <w:r w:rsidR="003A15E9">
        <w:rPr>
          <w:b/>
          <w:bCs/>
        </w:rPr>
        <w:t xml:space="preserve">site </w:t>
      </w:r>
      <w:r w:rsidRPr="00EF655A">
        <w:rPr>
          <w:b/>
          <w:bCs/>
        </w:rPr>
        <w:t>management plan</w:t>
      </w:r>
    </w:p>
    <w:p w:rsidR="004C0BB9" w:rsidP="00525E4C" w14:paraId="092F7D61" w14:textId="3707ADC4">
      <w:pPr>
        <w:pStyle w:val="BodyText20"/>
        <w:numPr>
          <w:ilvl w:val="0"/>
          <w:numId w:val="30"/>
        </w:numPr>
      </w:pPr>
      <w:r>
        <w:t>A permit to subdivide land</w:t>
      </w:r>
      <w:ins w:id="45" w:author="DTP" w:date="2026-05-08T14:02:00Z">
        <w:r w:rsidR="00AB6508">
          <w:t xml:space="preserve"> within or adjacent to an area of bushfire hazard as identified by the Bushfire Management Plan approved under clause 4.0 of this </w:t>
        </w:r>
      </w:ins>
      <w:commentRangeStart w:id="46"/>
      <w:ins w:id="47" w:author="DTP" w:date="2026-05-08T14:02:00Z">
        <w:r w:rsidR="00AB6508">
          <w:t>schedule</w:t>
        </w:r>
      </w:ins>
      <w:commentRangeEnd w:id="46"/>
      <w:ins w:id="48" w:author="DTP" w:date="2026-05-08T16:35:00Z">
        <w:r w:rsidR="00B12DFD">
          <w:rPr>
            <w:rStyle w:val="CommentReference"/>
            <w:sz w:val="20"/>
            <w:szCs w:val="20"/>
          </w:rPr>
          <w:commentReference w:id="46"/>
        </w:r>
      </w:ins>
      <w:ins w:id="49" w:author="DTP" w:date="2026-05-08T14:02:00Z">
        <w:r w:rsidR="00AB6508">
          <w:t>,</w:t>
        </w:r>
      </w:ins>
      <w:r>
        <w:t xml:space="preserve"> must include a condition requiring </w:t>
      </w:r>
      <w:r w:rsidR="007746CD">
        <w:t xml:space="preserve">that </w:t>
      </w:r>
      <w:r w:rsidR="00C1247A">
        <w:t>p</w:t>
      </w:r>
      <w:r w:rsidRPr="00DD2750" w:rsidR="00C1247A">
        <w:t>rior</w:t>
      </w:r>
      <w:r w:rsidRPr="00DD2750" w:rsidR="00DD2750">
        <w:t xml:space="preserve"> to commencement of works on site, a Bushfire Hazard </w:t>
      </w:r>
      <w:r w:rsidR="00224E96">
        <w:t xml:space="preserve">Site </w:t>
      </w:r>
      <w:r w:rsidRPr="00DD2750" w:rsidR="00DD2750">
        <w:t>Management Plan must be submitted to and approved by the responsible authority</w:t>
      </w:r>
      <w:r w:rsidR="00DD2750">
        <w:t>.</w:t>
      </w:r>
      <w:r w:rsidR="007C5F04">
        <w:t xml:space="preserve"> The Bushfire Hazard Site Management Plan must:</w:t>
      </w:r>
    </w:p>
    <w:p w:rsidR="007C5F04" w:rsidP="007C5F04" w14:paraId="71205F9F" w14:textId="719BCBD9">
      <w:pPr>
        <w:pStyle w:val="BodyText200"/>
        <w:numPr>
          <w:ilvl w:val="0"/>
          <w:numId w:val="31"/>
        </w:numPr>
      </w:pPr>
      <w:r>
        <w:t>Address and implement any recommendations of the</w:t>
      </w:r>
      <w:r w:rsidR="0030198A">
        <w:t xml:space="preserve"> Bushfire Management Plan approved under Clause 4.0 of this schedule.</w:t>
      </w:r>
    </w:p>
    <w:p w:rsidR="00721D02" w:rsidP="00721D02" w14:paraId="3F46FD60" w14:textId="64664EBB">
      <w:pPr>
        <w:pStyle w:val="BodyText2000"/>
      </w:pPr>
      <w:r>
        <w:t xml:space="preserve">This condition does not apply to permits granted prior to the approval of a </w:t>
      </w:r>
      <w:ins w:id="50" w:author="Hall &amp; Wilcox" w:date="2026-05-15T17:18:00Z">
        <w:r w:rsidR="00CA71CF">
          <w:t>D</w:t>
        </w:r>
      </w:ins>
      <w:del w:id="51" w:author="Hall &amp; Wilcox" w:date="2026-05-15T17:18:00Z">
        <w:r>
          <w:delText>d</w:delText>
        </w:r>
      </w:del>
      <w:r>
        <w:t xml:space="preserve">evelopment </w:t>
      </w:r>
      <w:ins w:id="52" w:author="Hall &amp; Wilcox" w:date="2026-05-15T17:18:00Z">
        <w:r w:rsidR="00CA71CF">
          <w:t>P</w:t>
        </w:r>
      </w:ins>
      <w:del w:id="53" w:author="Hall &amp; Wilcox" w:date="2026-05-15T17:18:00Z">
        <w:r>
          <w:delText>p</w:delText>
        </w:r>
      </w:del>
      <w:r>
        <w:t xml:space="preserve">lan. </w:t>
      </w:r>
    </w:p>
    <w:p w:rsidR="00721D02" w:rsidP="00AE2F8D" w14:paraId="238817B6" w14:textId="77777777">
      <w:pPr>
        <w:pStyle w:val="BodyText200"/>
      </w:pPr>
    </w:p>
    <w:p w:rsidR="004C0BB9" w:rsidRPr="00EF655A" w:rsidP="004C0BB9" w14:paraId="3FC7BDB6" w14:textId="548762A5">
      <w:pPr>
        <w:pStyle w:val="BodyText200"/>
        <w:jc w:val="left"/>
        <w:rPr>
          <w:b/>
          <w:bCs/>
        </w:rPr>
      </w:pPr>
      <w:r>
        <w:rPr>
          <w:b/>
          <w:bCs/>
        </w:rPr>
        <w:t xml:space="preserve">Condition - </w:t>
      </w:r>
      <w:r w:rsidR="00C804B5">
        <w:rPr>
          <w:b/>
          <w:bCs/>
        </w:rPr>
        <w:t>Gas and oil</w:t>
      </w:r>
      <w:r w:rsidR="00DF405E">
        <w:rPr>
          <w:b/>
          <w:bCs/>
        </w:rPr>
        <w:t xml:space="preserve"> pipeline</w:t>
      </w:r>
      <w:r w:rsidR="00C804B5">
        <w:rPr>
          <w:b/>
          <w:bCs/>
        </w:rPr>
        <w:t>s</w:t>
      </w:r>
    </w:p>
    <w:p w:rsidR="004C0BB9" w:rsidP="0043540E" w14:paraId="18776129" w14:textId="4649EA12">
      <w:pPr>
        <w:pStyle w:val="BodyText20"/>
        <w:numPr>
          <w:ilvl w:val="0"/>
          <w:numId w:val="30"/>
        </w:numPr>
      </w:pPr>
      <w:r>
        <w:t>A permit to subdivide land</w:t>
      </w:r>
      <w:r w:rsidR="003671EA">
        <w:t xml:space="preserve">, </w:t>
      </w:r>
      <w:r w:rsidR="000270B6">
        <w:t xml:space="preserve">construct a building or carry out works on land identified within or adjacent </w:t>
      </w:r>
      <w:r w:rsidR="0031317B">
        <w:t xml:space="preserve">to </w:t>
      </w:r>
      <w:r w:rsidR="008C73C3">
        <w:t xml:space="preserve">pipelines regulated under the </w:t>
      </w:r>
      <w:r w:rsidRPr="002D100E" w:rsidR="008C73C3">
        <w:rPr>
          <w:i/>
        </w:rPr>
        <w:t>Pipelines Act 2005</w:t>
      </w:r>
      <w:r w:rsidR="000270B6">
        <w:t xml:space="preserve"> must </w:t>
      </w:r>
      <w:r w:rsidR="000568F5">
        <w:t xml:space="preserve">include a condition requiring that, prior to the commencement for works, the applicant </w:t>
      </w:r>
      <w:r w:rsidR="000270B6">
        <w:t>address the interface treatment of the high</w:t>
      </w:r>
      <w:r w:rsidR="00700549">
        <w:t xml:space="preserve"> </w:t>
      </w:r>
      <w:r w:rsidR="0043540E">
        <w:t>pressure gas pipeline throughout the land.</w:t>
      </w:r>
    </w:p>
    <w:p w:rsidR="00FA217B" w:rsidP="0043540E" w14:paraId="24BDFA0B" w14:textId="568A2436">
      <w:pPr>
        <w:pStyle w:val="BodyText20"/>
        <w:numPr>
          <w:ilvl w:val="0"/>
          <w:numId w:val="30"/>
        </w:numPr>
      </w:pPr>
      <w:r>
        <w:t xml:space="preserve">A permit to subdivide land, construct a building or carry out works on land identified within or adjacent to </w:t>
      </w:r>
      <w:r w:rsidR="00F72BDA">
        <w:t xml:space="preserve">pipelines regulated under the </w:t>
      </w:r>
      <w:r w:rsidRPr="002D100E" w:rsidR="00F72BDA">
        <w:rPr>
          <w:i/>
        </w:rPr>
        <w:t>Pipelines Act 2005</w:t>
      </w:r>
      <w:r>
        <w:t xml:space="preserve"> </w:t>
      </w:r>
      <w:r w:rsidR="00043A59">
        <w:t xml:space="preserve"> must include a condition requiring that, prior to the </w:t>
      </w:r>
      <w:r w:rsidR="00EE5FA5">
        <w:t>commencement</w:t>
      </w:r>
      <w:r w:rsidR="00043A59">
        <w:t xml:space="preserve"> fo</w:t>
      </w:r>
      <w:r w:rsidR="00EE5FA5">
        <w:t>r</w:t>
      </w:r>
      <w:r w:rsidR="00043A59">
        <w:t xml:space="preserve"> works, </w:t>
      </w:r>
      <w:r w:rsidR="00CC5DCC">
        <w:t>the applicant must design the interface treatment for pipelines, and construct</w:t>
      </w:r>
      <w:r w:rsidR="00C05C3A">
        <w:t xml:space="preserve"> </w:t>
      </w:r>
      <w:r w:rsidR="009E737E">
        <w:t>buildings and works</w:t>
      </w:r>
      <w:r w:rsidR="00CC5DCC">
        <w:t xml:space="preserve">, to the satisfaction of the relevant licensee of the pipeline regulated under the </w:t>
      </w:r>
      <w:r w:rsidRPr="00CC5DCC" w:rsidR="00CC5DCC">
        <w:rPr>
          <w:i/>
        </w:rPr>
        <w:t>Pipelines Act 2005</w:t>
      </w:r>
      <w:r w:rsidR="00CC5DCC">
        <w:t>.</w:t>
      </w:r>
      <w:r w:rsidR="005B5784">
        <w:t xml:space="preserve"> </w:t>
      </w:r>
    </w:p>
    <w:p w:rsidR="00054F3C" w:rsidP="00B1718E" w14:paraId="07EC8951" w14:textId="77777777">
      <w:pPr>
        <w:pStyle w:val="paragraph"/>
        <w:spacing w:before="0" w:beforeAutospacing="0" w:after="0" w:afterAutospacing="0"/>
        <w:ind w:left="1125"/>
        <w:jc w:val="both"/>
        <w:textAlignment w:val="baseline"/>
        <w:rPr>
          <w:rStyle w:val="normaltextrun"/>
          <w:b/>
          <w:bCs/>
          <w:sz w:val="20"/>
          <w:szCs w:val="20"/>
        </w:rPr>
      </w:pPr>
    </w:p>
    <w:p w:rsidR="00B1718E" w:rsidP="00B1718E" w14:paraId="0D85FFFD" w14:textId="383943D8">
      <w:pPr>
        <w:pStyle w:val="paragraph"/>
        <w:spacing w:before="0" w:beforeAutospacing="0" w:after="0" w:afterAutospacing="0"/>
        <w:ind w:left="1125"/>
        <w:jc w:val="both"/>
        <w:textAlignment w:val="baseline"/>
        <w:rPr>
          <w:rFonts w:ascii="Segoe UI" w:hAnsi="Segoe UI" w:cs="Segoe UI"/>
          <w:sz w:val="18"/>
          <w:szCs w:val="18"/>
        </w:rPr>
      </w:pPr>
      <w:r>
        <w:rPr>
          <w:rStyle w:val="normaltextrun"/>
          <w:b/>
          <w:bCs/>
          <w:sz w:val="20"/>
          <w:szCs w:val="20"/>
        </w:rPr>
        <w:t xml:space="preserve">Requirement - </w:t>
      </w:r>
      <w:r>
        <w:rPr>
          <w:rStyle w:val="normaltextrun"/>
          <w:b/>
          <w:bCs/>
          <w:sz w:val="20"/>
          <w:szCs w:val="20"/>
        </w:rPr>
        <w:t>Preliminary risk screen assessment</w:t>
      </w:r>
      <w:r>
        <w:rPr>
          <w:rStyle w:val="eop"/>
          <w:sz w:val="20"/>
          <w:szCs w:val="20"/>
        </w:rPr>
        <w:t> </w:t>
      </w:r>
    </w:p>
    <w:p w:rsidR="00B1718E" w:rsidP="007462F5" w14:paraId="68BA57B0" w14:textId="24E3B56C">
      <w:pPr>
        <w:pStyle w:val="BodyText20"/>
        <w:numPr>
          <w:ilvl w:val="0"/>
          <w:numId w:val="30"/>
        </w:numPr>
      </w:pPr>
      <w:r w:rsidRPr="007462F5">
        <w:t>A proposal to subdivide land or to use land for a sensitive use (child care centre</w:t>
      </w:r>
      <w:r w:rsidR="00E63A94">
        <w:t xml:space="preserve"> or</w:t>
      </w:r>
      <w:r w:rsidRPr="007462F5">
        <w:t xml:space="preserve"> caretakers house), or construct or carry out buildings and works associated with this use, where the land is identified as having a potential risk for contamination in Table 1 must demonstrate the site is suitable by providing:    </w:t>
      </w:r>
    </w:p>
    <w:p w:rsidR="00B1718E" w:rsidP="007462F5" w14:paraId="4FC2DF6A" w14:textId="77777777">
      <w:pPr>
        <w:pStyle w:val="BodyText200"/>
        <w:numPr>
          <w:ilvl w:val="0"/>
          <w:numId w:val="31"/>
        </w:numPr>
      </w:pPr>
      <w:r w:rsidRPr="007462F5">
        <w:t xml:space="preserve">A preliminary risk screen assessment statement has been issued in accordance with the </w:t>
      </w:r>
      <w:r w:rsidRPr="009B07D1">
        <w:rPr>
          <w:i/>
        </w:rPr>
        <w:t>Environment Protection Act 2017</w:t>
      </w:r>
      <w:r w:rsidRPr="007462F5">
        <w:t xml:space="preserve"> stating that an environmental audit is not required for the proposal; or   </w:t>
      </w:r>
    </w:p>
    <w:p w:rsidR="00B1718E" w:rsidP="007462F5" w14:paraId="0201D59B" w14:textId="77777777">
      <w:pPr>
        <w:pStyle w:val="BodyText200"/>
        <w:numPr>
          <w:ilvl w:val="0"/>
          <w:numId w:val="31"/>
        </w:numPr>
      </w:pPr>
      <w:r w:rsidRPr="007462F5">
        <w:t xml:space="preserve">An environmental audit statement has been issued under Part 8.3 of the </w:t>
      </w:r>
      <w:r w:rsidRPr="009B07D1">
        <w:rPr>
          <w:i/>
        </w:rPr>
        <w:t>Environment Protection Act 2017</w:t>
      </w:r>
      <w:r w:rsidRPr="007462F5">
        <w:t xml:space="preserve"> stating that the land is suitable for the proposal; or   </w:t>
      </w:r>
    </w:p>
    <w:p w:rsidR="00B1718E" w:rsidP="007462F5" w14:paraId="1B6C4499" w14:textId="77777777">
      <w:pPr>
        <w:pStyle w:val="BodyText200"/>
        <w:numPr>
          <w:ilvl w:val="0"/>
          <w:numId w:val="31"/>
        </w:numPr>
      </w:pPr>
      <w:r w:rsidRPr="007462F5">
        <w:t xml:space="preserve">A certificate of environmental audit for the land has been issued in accordance with Part IXD of the </w:t>
      </w:r>
      <w:r w:rsidRPr="009B07D1">
        <w:rPr>
          <w:i/>
        </w:rPr>
        <w:t>Environment Protection Act 1970</w:t>
      </w:r>
      <w:r w:rsidRPr="007462F5">
        <w:t>; or   </w:t>
      </w:r>
    </w:p>
    <w:p w:rsidR="00B1718E" w:rsidP="007462F5" w14:paraId="23905849" w14:textId="77777777">
      <w:pPr>
        <w:pStyle w:val="BodyText200"/>
        <w:numPr>
          <w:ilvl w:val="0"/>
          <w:numId w:val="31"/>
        </w:numPr>
      </w:pPr>
      <w:r w:rsidRPr="007462F5">
        <w:t xml:space="preserve">A statement of environmental audit for the land has been issued in accordance with Part IXD of the </w:t>
      </w:r>
      <w:r w:rsidRPr="009B07D1">
        <w:rPr>
          <w:i/>
        </w:rPr>
        <w:t>Environment Protection Act 1970</w:t>
      </w:r>
      <w:r w:rsidRPr="007462F5">
        <w:t xml:space="preserve"> stating that the environmental conditions of the land are suitable for the proposal.</w:t>
      </w:r>
      <w:r>
        <w:t>   </w:t>
      </w:r>
    </w:p>
    <w:p w:rsidR="00B1718E" w:rsidP="007462F5" w14:paraId="7397A38F" w14:textId="77777777">
      <w:pPr>
        <w:pStyle w:val="BodyText20"/>
        <w:numPr>
          <w:ilvl w:val="0"/>
          <w:numId w:val="30"/>
        </w:numPr>
      </w:pPr>
      <w:r w:rsidRPr="007462F5">
        <w:t xml:space="preserve">If an environmental audit statement under Part 8.3 of the </w:t>
      </w:r>
      <w:r w:rsidRPr="009B07D1">
        <w:rPr>
          <w:i/>
        </w:rPr>
        <w:t>Environment Protection Act 2017</w:t>
      </w:r>
      <w:r w:rsidRPr="007462F5">
        <w:t xml:space="preserve"> has been issued stating that the land is suitable for the proposal, a condition must be included on the planning permit. The responsible authority may waive the requirement for a further preliminary risk screen assessment (or environment audit) where it has already been undertaken for the land, and where it is satisfied that the previous preliminary risk screen assessment (or environment audit) considered the relevant land uses.  </w:t>
      </w:r>
    </w:p>
    <w:p w:rsidR="00B1718E" w:rsidRPr="007462F5" w:rsidP="007462F5" w14:paraId="1B6AAA40" w14:textId="77777777">
      <w:pPr>
        <w:pStyle w:val="BodyText20"/>
        <w:numPr>
          <w:ilvl w:val="0"/>
          <w:numId w:val="30"/>
        </w:numPr>
      </w:pPr>
      <w:r w:rsidRPr="007462F5">
        <w:t>This requirement does not apply to the construction or carrying out of buildings and works if:   </w:t>
      </w:r>
    </w:p>
    <w:p w:rsidR="00B1718E" w:rsidP="007462F5" w14:paraId="6612121E" w14:textId="77777777">
      <w:pPr>
        <w:pStyle w:val="BodyText200"/>
        <w:numPr>
          <w:ilvl w:val="0"/>
          <w:numId w:val="31"/>
        </w:numPr>
      </w:pPr>
      <w:r w:rsidRPr="007462F5">
        <w:t>The buildings and works are associated with an existing sensitive use (residential) included in Clause 62.02-1 or 62.02-2 and the soil is not disturbed.   </w:t>
      </w:r>
    </w:p>
    <w:p w:rsidR="00B1718E" w:rsidP="007462F5" w14:paraId="5E4E03EE" w14:textId="77777777">
      <w:pPr>
        <w:pStyle w:val="BodyText200"/>
        <w:numPr>
          <w:ilvl w:val="0"/>
          <w:numId w:val="31"/>
        </w:numPr>
      </w:pPr>
      <w:r w:rsidRPr="007462F5">
        <w:t xml:space="preserve">The buildings and works are required by the Environment Protection Authority Victoria or an environmental auditor appointed under the </w:t>
      </w:r>
      <w:r w:rsidRPr="009B07D1">
        <w:rPr>
          <w:i/>
        </w:rPr>
        <w:t>Environment Protection Act 2017</w:t>
      </w:r>
      <w:r w:rsidRPr="007462F5">
        <w:t xml:space="preserve"> to make the land suitable for use; or   </w:t>
      </w:r>
    </w:p>
    <w:p w:rsidR="00B1718E" w:rsidP="007462F5" w14:paraId="71F9A50A" w14:textId="77777777">
      <w:pPr>
        <w:pStyle w:val="BodyText200"/>
        <w:numPr>
          <w:ilvl w:val="0"/>
          <w:numId w:val="31"/>
        </w:numPr>
      </w:pPr>
      <w:r w:rsidRPr="007462F5">
        <w:t xml:space="preserve">The buildings and works are reasonably required by the environmental auditor appointed under the </w:t>
      </w:r>
      <w:r w:rsidRPr="009B07D1">
        <w:rPr>
          <w:i/>
        </w:rPr>
        <w:t>Environment Protection Act 2017</w:t>
      </w:r>
      <w:r w:rsidRPr="007462F5">
        <w:t xml:space="preserve"> or the </w:t>
      </w:r>
      <w:r w:rsidRPr="009B07D1">
        <w:rPr>
          <w:i/>
        </w:rPr>
        <w:t xml:space="preserve">Environment </w:t>
      </w:r>
      <w:r w:rsidRPr="009B07D1">
        <w:rPr>
          <w:i/>
        </w:rPr>
        <w:t>Protection Act 1970</w:t>
      </w:r>
      <w:r w:rsidRPr="007462F5">
        <w:t xml:space="preserve"> to undertake a preliminary risk screen assessment or environmental audit.</w:t>
      </w:r>
      <w:r>
        <w:t>  </w:t>
      </w:r>
      <w:r w:rsidRPr="007462F5">
        <w:t> </w:t>
      </w:r>
    </w:p>
    <w:p w:rsidR="00B1718E" w:rsidP="00B1718E" w14:paraId="113D59D6" w14:textId="644E4E7A">
      <w:pPr>
        <w:pStyle w:val="paragraph"/>
        <w:spacing w:before="0" w:beforeAutospacing="0" w:after="0" w:afterAutospacing="0"/>
        <w:ind w:left="1440"/>
        <w:textAlignment w:val="baseline"/>
        <w:rPr>
          <w:rStyle w:val="normaltextrun"/>
          <w:sz w:val="20"/>
          <w:szCs w:val="20"/>
        </w:rPr>
      </w:pPr>
      <w:r>
        <w:rPr>
          <w:rStyle w:val="normaltextrun"/>
          <w:sz w:val="20"/>
          <w:szCs w:val="20"/>
        </w:rPr>
        <w:t>This application requirement does not apply to buildings and works associated with a residential use established before the approval date of Amendment C</w:t>
      </w:r>
      <w:r w:rsidR="00AC5E62">
        <w:rPr>
          <w:rStyle w:val="normaltextrun"/>
          <w:sz w:val="20"/>
          <w:szCs w:val="20"/>
        </w:rPr>
        <w:t>477ggee</w:t>
      </w:r>
      <w:r>
        <w:rPr>
          <w:rStyle w:val="normaltextrun"/>
          <w:sz w:val="20"/>
          <w:szCs w:val="20"/>
        </w:rPr>
        <w:t>.</w:t>
      </w:r>
    </w:p>
    <w:p w:rsidR="00AC5E62" w:rsidP="00B1718E" w14:paraId="5C672BF6" w14:textId="77777777">
      <w:pPr>
        <w:pStyle w:val="paragraph"/>
        <w:spacing w:before="0" w:beforeAutospacing="0" w:after="0" w:afterAutospacing="0"/>
        <w:ind w:left="1440"/>
        <w:textAlignment w:val="baseline"/>
        <w:rPr>
          <w:rStyle w:val="normaltextrun"/>
          <w:sz w:val="20"/>
          <w:szCs w:val="20"/>
        </w:rPr>
      </w:pPr>
    </w:p>
    <w:p w:rsidR="007E59A0" w:rsidRPr="00A72AE7" w:rsidP="007E59A0" w14:paraId="035025B3" w14:textId="77777777">
      <w:pPr>
        <w:pStyle w:val="ListParagraph"/>
        <w:spacing w:after="120"/>
        <w:ind w:left="1491"/>
        <w:rPr>
          <w:sz w:val="20"/>
        </w:rPr>
      </w:pPr>
      <w:r w:rsidRPr="00A72AE7">
        <w:rPr>
          <w:b/>
          <w:bCs/>
          <w:sz w:val="20"/>
        </w:rPr>
        <w:t>TABLE 1: PRELIMINARY RISK SCREEN ASSESSMENT</w:t>
      </w:r>
      <w:r w:rsidRPr="00A72AE7">
        <w:rPr>
          <w:sz w:val="20"/>
        </w:rPr>
        <w:t> </w:t>
      </w:r>
    </w:p>
    <w:p w:rsidR="007E59A0" w:rsidRPr="00A72AE7" w:rsidP="007E59A0" w14:paraId="34C2E8D1" w14:textId="77777777">
      <w:pPr>
        <w:pStyle w:val="ListParagraph"/>
        <w:spacing w:after="120"/>
        <w:ind w:left="1491"/>
        <w:rPr>
          <w:b/>
          <w:bCs/>
          <w:sz w:val="20"/>
        </w:rPr>
      </w:pPr>
      <w:r w:rsidRPr="00A72AE7">
        <w:rPr>
          <w:b/>
          <w:bCs/>
          <w:noProof/>
          <w:sz w:val="20"/>
        </w:rPr>
        <w:drawing>
          <wp:inline distT="0" distB="0" distL="0" distR="0">
            <wp:extent cx="4500000" cy="15873"/>
            <wp:effectExtent l="0" t="0" r="0" b="0"/>
            <wp:docPr id="1056683774" name="Picture 8" descr="Graphic 63,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83774" name="Picture 6" descr="Graphic 63, Shape"/>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4500000" cy="15873"/>
                    </a:xfrm>
                    <a:prstGeom prst="rect">
                      <a:avLst/>
                    </a:prstGeom>
                    <a:noFill/>
                    <a:ln>
                      <a:noFill/>
                    </a:ln>
                  </pic:spPr>
                </pic:pic>
              </a:graphicData>
            </a:graphic>
          </wp:inline>
        </w:drawing>
      </w:r>
      <w:r w:rsidRPr="00A72AE7">
        <w:rPr>
          <w:b/>
          <w:bCs/>
          <w:sz w:val="20"/>
        </w:rPr>
        <w:t> </w:t>
      </w:r>
    </w:p>
    <w:p w:rsidR="007E59A0" w:rsidRPr="00A72AE7" w:rsidP="007E59A0" w14:paraId="346A7AE3" w14:textId="77777777">
      <w:pPr>
        <w:pStyle w:val="ListParagraph"/>
        <w:spacing w:after="120"/>
        <w:ind w:left="1491"/>
        <w:rPr>
          <w:b/>
          <w:bCs/>
          <w:sz w:val="20"/>
        </w:rPr>
      </w:pPr>
      <w:r w:rsidRPr="00A72AE7">
        <w:rPr>
          <w:b/>
          <w:bCs/>
          <w:sz w:val="20"/>
        </w:rPr>
        <w:t> </w:t>
      </w:r>
    </w:p>
    <w:tbl>
      <w:tblPr>
        <w:tblW w:w="6945" w:type="dxa"/>
        <w:tblInd w:w="15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4000"/>
        <w:gridCol w:w="2945"/>
      </w:tblGrid>
      <w:tr w14:paraId="19015E34" w14:textId="77777777">
        <w:tblPrEx>
          <w:tblW w:w="6945" w:type="dxa"/>
          <w:tblInd w:w="1560" w:type="dxa"/>
          <w:tblLook w:val="04A0"/>
        </w:tblPrEx>
        <w:trPr>
          <w:trHeight w:val="300"/>
        </w:trPr>
        <w:tc>
          <w:tcPr>
            <w:tcW w:w="4000" w:type="dxa"/>
            <w:tcBorders>
              <w:top w:val="nil"/>
              <w:left w:val="nil"/>
              <w:bottom w:val="single" w:sz="6" w:space="0" w:color="auto"/>
              <w:right w:val="nil"/>
            </w:tcBorders>
            <w:shd w:val="clear" w:color="auto" w:fill="000000"/>
            <w:hideMark/>
          </w:tcPr>
          <w:p w:rsidR="007E59A0" w:rsidRPr="00A72AE7" w14:paraId="73F92297" w14:textId="77777777">
            <w:pPr>
              <w:pStyle w:val="ListParagraph"/>
              <w:spacing w:after="120"/>
              <w:ind w:left="278"/>
              <w:rPr>
                <w:sz w:val="20"/>
              </w:rPr>
            </w:pPr>
            <w:r w:rsidRPr="00A72AE7">
              <w:rPr>
                <w:b/>
                <w:bCs/>
                <w:sz w:val="20"/>
              </w:rPr>
              <w:t>Address</w:t>
            </w:r>
            <w:r w:rsidRPr="00A72AE7">
              <w:rPr>
                <w:sz w:val="20"/>
              </w:rPr>
              <w:t> </w:t>
            </w:r>
          </w:p>
        </w:tc>
        <w:tc>
          <w:tcPr>
            <w:tcW w:w="2945" w:type="dxa"/>
            <w:tcBorders>
              <w:top w:val="nil"/>
              <w:left w:val="nil"/>
              <w:bottom w:val="single" w:sz="6" w:space="0" w:color="auto"/>
              <w:right w:val="nil"/>
            </w:tcBorders>
            <w:shd w:val="clear" w:color="auto" w:fill="000000"/>
            <w:hideMark/>
          </w:tcPr>
          <w:p w:rsidR="007E59A0" w:rsidRPr="00A72AE7" w14:paraId="37B0E9AD" w14:textId="77777777">
            <w:pPr>
              <w:pStyle w:val="ListParagraph"/>
              <w:spacing w:after="120"/>
              <w:ind w:left="1491"/>
              <w:rPr>
                <w:sz w:val="20"/>
              </w:rPr>
            </w:pPr>
            <w:r w:rsidRPr="00A72AE7">
              <w:rPr>
                <w:b/>
                <w:bCs/>
                <w:sz w:val="20"/>
              </w:rPr>
              <w:t>Lot Number</w:t>
            </w:r>
            <w:r w:rsidRPr="00A72AE7">
              <w:rPr>
                <w:sz w:val="20"/>
              </w:rPr>
              <w:t> </w:t>
            </w:r>
          </w:p>
        </w:tc>
      </w:tr>
      <w:tr w14:paraId="1FBD718B" w14:textId="77777777">
        <w:tblPrEx>
          <w:tblW w:w="6945" w:type="dxa"/>
          <w:tblInd w:w="1560" w:type="dxa"/>
          <w:tblLook w:val="04A0"/>
        </w:tblPrEx>
        <w:trPr>
          <w:trHeight w:val="300"/>
        </w:trPr>
        <w:tc>
          <w:tcPr>
            <w:tcW w:w="4000" w:type="dxa"/>
            <w:tcBorders>
              <w:top w:val="nil"/>
              <w:left w:val="nil"/>
              <w:bottom w:val="single" w:sz="6" w:space="0" w:color="auto"/>
              <w:right w:val="nil"/>
            </w:tcBorders>
            <w:hideMark/>
          </w:tcPr>
          <w:p w:rsidR="007E59A0" w:rsidRPr="00A72AE7" w14:paraId="6487A7E3" w14:textId="77777777">
            <w:pPr>
              <w:pStyle w:val="ListParagraph"/>
              <w:spacing w:after="120"/>
              <w:ind w:left="278"/>
              <w:rPr>
                <w:sz w:val="20"/>
              </w:rPr>
            </w:pPr>
            <w:r>
              <w:rPr>
                <w:sz w:val="20"/>
              </w:rPr>
              <w:t>25 Avalon Road, Avalon</w:t>
            </w:r>
          </w:p>
        </w:tc>
        <w:tc>
          <w:tcPr>
            <w:tcW w:w="2945" w:type="dxa"/>
            <w:tcBorders>
              <w:top w:val="nil"/>
              <w:left w:val="nil"/>
              <w:bottom w:val="single" w:sz="6" w:space="0" w:color="auto"/>
              <w:right w:val="nil"/>
            </w:tcBorders>
            <w:hideMark/>
          </w:tcPr>
          <w:p w:rsidR="007E59A0" w:rsidRPr="00A72AE7" w14:paraId="434095BE" w14:textId="77777777">
            <w:pPr>
              <w:pStyle w:val="ListParagraph"/>
              <w:spacing w:after="120"/>
              <w:ind w:left="1491"/>
              <w:rPr>
                <w:sz w:val="20"/>
              </w:rPr>
            </w:pPr>
            <w:r w:rsidRPr="00CF7DEE">
              <w:rPr>
                <w:sz w:val="20"/>
              </w:rPr>
              <w:t>Lot 1 LP76925</w:t>
            </w:r>
          </w:p>
        </w:tc>
      </w:tr>
      <w:tr w14:paraId="6C4E70A1" w14:textId="77777777">
        <w:tblPrEx>
          <w:tblW w:w="6945" w:type="dxa"/>
          <w:tblInd w:w="1560" w:type="dxa"/>
          <w:tblLook w:val="04A0"/>
        </w:tblPrEx>
        <w:trPr>
          <w:trHeight w:val="300"/>
        </w:trPr>
        <w:tc>
          <w:tcPr>
            <w:tcW w:w="4000" w:type="dxa"/>
            <w:tcBorders>
              <w:top w:val="single" w:sz="6" w:space="0" w:color="auto"/>
              <w:left w:val="nil"/>
              <w:bottom w:val="single" w:sz="6" w:space="0" w:color="auto"/>
              <w:right w:val="nil"/>
            </w:tcBorders>
            <w:hideMark/>
          </w:tcPr>
          <w:p w:rsidR="007E59A0" w:rsidRPr="00A72AE7" w14:paraId="41B99AF7" w14:textId="77777777">
            <w:pPr>
              <w:pStyle w:val="ListParagraph"/>
              <w:spacing w:after="120"/>
              <w:ind w:left="278"/>
              <w:rPr>
                <w:sz w:val="20"/>
              </w:rPr>
            </w:pPr>
            <w:r w:rsidRPr="008873B9">
              <w:rPr>
                <w:sz w:val="20"/>
              </w:rPr>
              <w:t xml:space="preserve">255-275 </w:t>
            </w:r>
            <w:r>
              <w:rPr>
                <w:sz w:val="20"/>
              </w:rPr>
              <w:t>Avalon Road, Avalon</w:t>
            </w:r>
          </w:p>
        </w:tc>
        <w:tc>
          <w:tcPr>
            <w:tcW w:w="2945" w:type="dxa"/>
            <w:tcBorders>
              <w:top w:val="single" w:sz="6" w:space="0" w:color="auto"/>
              <w:left w:val="nil"/>
              <w:bottom w:val="single" w:sz="6" w:space="0" w:color="auto"/>
              <w:right w:val="nil"/>
            </w:tcBorders>
            <w:hideMark/>
          </w:tcPr>
          <w:p w:rsidR="007E59A0" w:rsidRPr="00A72AE7" w14:paraId="087ADBC9" w14:textId="77777777">
            <w:pPr>
              <w:pStyle w:val="ListParagraph"/>
              <w:spacing w:after="120"/>
              <w:ind w:left="1491"/>
              <w:rPr>
                <w:sz w:val="20"/>
              </w:rPr>
            </w:pPr>
            <w:r w:rsidRPr="00F9767F">
              <w:rPr>
                <w:sz w:val="20"/>
              </w:rPr>
              <w:t xml:space="preserve">Lot </w:t>
            </w:r>
            <w:r>
              <w:rPr>
                <w:sz w:val="20"/>
              </w:rPr>
              <w:t>1,2,</w:t>
            </w:r>
            <w:r w:rsidRPr="00F9767F">
              <w:rPr>
                <w:sz w:val="20"/>
              </w:rPr>
              <w:t>3 TP221328</w:t>
            </w:r>
            <w:r>
              <w:rPr>
                <w:sz w:val="20"/>
              </w:rPr>
              <w:t xml:space="preserve"> and </w:t>
            </w:r>
            <w:r w:rsidRPr="00F566F8">
              <w:rPr>
                <w:sz w:val="20"/>
              </w:rPr>
              <w:t>Lot 1 TP411602</w:t>
            </w:r>
          </w:p>
        </w:tc>
      </w:tr>
    </w:tbl>
    <w:p w:rsidR="007E59A0" w:rsidP="00B1718E" w14:paraId="7AC54B7D" w14:textId="77777777">
      <w:pPr>
        <w:pStyle w:val="paragraph"/>
        <w:spacing w:before="0" w:beforeAutospacing="0" w:after="0" w:afterAutospacing="0"/>
        <w:ind w:left="1440"/>
        <w:textAlignment w:val="baseline"/>
        <w:rPr>
          <w:rStyle w:val="normaltextrun"/>
          <w:sz w:val="20"/>
          <w:szCs w:val="20"/>
        </w:rPr>
      </w:pPr>
    </w:p>
    <w:p w:rsidR="002355B6" w:rsidRPr="002355B6" w:rsidP="002355B6" w14:paraId="099552EC" w14:textId="4C73A042">
      <w:pPr>
        <w:pStyle w:val="BodyText20"/>
        <w:rPr>
          <w:b/>
        </w:rPr>
      </w:pPr>
      <w:r w:rsidRPr="002355B6">
        <w:rPr>
          <w:b/>
        </w:rPr>
        <w:t xml:space="preserve">Condition – Environmental Audit </w:t>
      </w:r>
    </w:p>
    <w:p w:rsidR="00F63BBB" w:rsidRPr="00D15628" w:rsidP="002355B6" w14:paraId="3EA960F0" w14:textId="177F8809">
      <w:pPr>
        <w:pStyle w:val="BodyText20"/>
      </w:pPr>
      <w:r w:rsidRPr="00D15628">
        <w:t>Any permit to subdivide land, or to use land for a</w:t>
      </w:r>
      <w:r w:rsidR="003C00D6">
        <w:t xml:space="preserve"> sensitive use (</w:t>
      </w:r>
      <w:r w:rsidRPr="00D15628">
        <w:t>childcare centre</w:t>
      </w:r>
      <w:r w:rsidR="00470D76">
        <w:t xml:space="preserve"> or caretakers house)</w:t>
      </w:r>
      <w:r w:rsidRPr="00D15628">
        <w:t>, or to construct or carry out buildings and works associated with th</w:t>
      </w:r>
      <w:r w:rsidR="00BB7FF6">
        <w:t>ese</w:t>
      </w:r>
      <w:r w:rsidRPr="00D15628">
        <w:t xml:space="preserve"> use</w:t>
      </w:r>
      <w:r w:rsidR="00BB7FF6">
        <w:t>s</w:t>
      </w:r>
      <w:r w:rsidRPr="00D15628">
        <w:t xml:space="preserve"> where an environmental audit statement under Part 8.3 of </w:t>
      </w:r>
      <w:r w:rsidRPr="009B07D1">
        <w:rPr>
          <w:i/>
        </w:rPr>
        <w:t>the Environment Protection Act 2017 </w:t>
      </w:r>
      <w:r w:rsidRPr="00D15628">
        <w:t xml:space="preserve">has been issued stating that the land is suitable for the use or proposed use subject to recommendations must include </w:t>
      </w:r>
      <w:r w:rsidR="00470D76">
        <w:t>the following conditions</w:t>
      </w:r>
      <w:r w:rsidRPr="00D15628">
        <w:t>: </w:t>
      </w:r>
    </w:p>
    <w:p w:rsidR="00F63BBB" w:rsidP="002355B6" w14:paraId="02F8AC63" w14:textId="77777777">
      <w:pPr>
        <w:pStyle w:val="BodyText20"/>
        <w:numPr>
          <w:ilvl w:val="0"/>
          <w:numId w:val="30"/>
        </w:numPr>
      </w:pPr>
      <w:r w:rsidRPr="00D15628">
        <w:t>The recommendations that relate to the use and development of the land must be complied with to the satisfaction of the responsible authority before the use or development commences; and </w:t>
      </w:r>
    </w:p>
    <w:p w:rsidR="00F63BBB" w:rsidP="002355B6" w14:paraId="18FA0A3D" w14:textId="77777777">
      <w:pPr>
        <w:pStyle w:val="BodyText20"/>
        <w:numPr>
          <w:ilvl w:val="0"/>
          <w:numId w:val="30"/>
        </w:numPr>
      </w:pPr>
      <w:r w:rsidRPr="00D15628">
        <w:t>Written confirmation of compliance with any recommendations in the environmental audit statement must be provided by a suitably qualified environmental professional (with the costs borne by the applicant) to the satisfaction of the responsible authority. Compliance sign-off must be in accordance with any requirements in the environmental audit statement recommendations regarding verifications of works. </w:t>
      </w:r>
    </w:p>
    <w:p w:rsidR="00F63BBB" w:rsidP="00F63BBB" w14:paraId="4B678973" w14:textId="590B855B">
      <w:pPr>
        <w:pStyle w:val="paragraph"/>
        <w:spacing w:before="0" w:beforeAutospacing="0" w:after="0" w:afterAutospacing="0"/>
        <w:ind w:left="1125"/>
        <w:jc w:val="both"/>
        <w:textAlignment w:val="baseline"/>
        <w:rPr>
          <w:rStyle w:val="eop"/>
          <w:sz w:val="20"/>
          <w:szCs w:val="20"/>
        </w:rPr>
      </w:pPr>
      <w:r>
        <w:rPr>
          <w:rStyle w:val="normaltextrun"/>
          <w:sz w:val="20"/>
          <w:szCs w:val="20"/>
        </w:rPr>
        <w:t xml:space="preserve">Where recommendations of the Environmental Audit Statement require significant ongoing maintenance and/or monitoring, the applicant must enter into an agreement with the responsible authority under </w:t>
      </w:r>
      <w:r w:rsidR="00E921DD">
        <w:rPr>
          <w:rStyle w:val="normaltextrun"/>
          <w:sz w:val="20"/>
          <w:szCs w:val="20"/>
        </w:rPr>
        <w:t>S</w:t>
      </w:r>
      <w:r>
        <w:rPr>
          <w:rStyle w:val="normaltextrun"/>
          <w:sz w:val="20"/>
          <w:szCs w:val="20"/>
        </w:rPr>
        <w:t>ection 173 of the </w:t>
      </w:r>
      <w:r>
        <w:rPr>
          <w:rStyle w:val="normaltextrun"/>
          <w:i/>
          <w:iCs/>
          <w:sz w:val="20"/>
          <w:szCs w:val="20"/>
        </w:rPr>
        <w:t>Planning and Environment Act 1987</w:t>
      </w:r>
      <w:r>
        <w:rPr>
          <w:rStyle w:val="normaltextrun"/>
          <w:sz w:val="20"/>
          <w:szCs w:val="20"/>
        </w:rPr>
        <w:t xml:space="preserve">. The </w:t>
      </w:r>
      <w:r w:rsidR="00E921DD">
        <w:rPr>
          <w:rStyle w:val="normaltextrun"/>
          <w:sz w:val="20"/>
          <w:szCs w:val="20"/>
        </w:rPr>
        <w:t xml:space="preserve">Section </w:t>
      </w:r>
      <w:r>
        <w:rPr>
          <w:rStyle w:val="normaltextrun"/>
          <w:sz w:val="20"/>
          <w:szCs w:val="20"/>
        </w:rPr>
        <w:t>173 agreement must be executed on the title of the relevant land prior to the grant of a permit to develop the land, unless otherwise agreed to by the responsible authority. The applicant must meet all costs associated with the drafting and execution of the agreement, including those incurred by the responsible authority.</w:t>
      </w:r>
      <w:r>
        <w:rPr>
          <w:rStyle w:val="eop"/>
          <w:sz w:val="20"/>
          <w:szCs w:val="20"/>
        </w:rPr>
        <w:t> </w:t>
      </w:r>
    </w:p>
    <w:p w:rsidR="002355B6" w:rsidP="00F63BBB" w14:paraId="62E782C0" w14:textId="77777777">
      <w:pPr>
        <w:pStyle w:val="paragraph"/>
        <w:spacing w:before="0" w:beforeAutospacing="0" w:after="0" w:afterAutospacing="0"/>
        <w:ind w:left="1125"/>
        <w:jc w:val="both"/>
        <w:textAlignment w:val="baseline"/>
        <w:rPr>
          <w:rStyle w:val="eop"/>
          <w:sz w:val="20"/>
          <w:szCs w:val="20"/>
        </w:rPr>
      </w:pPr>
    </w:p>
    <w:p w:rsidR="002355B6" w:rsidRPr="00BD7549" w:rsidP="002355B6" w14:paraId="6E7C377F" w14:textId="55A14231">
      <w:pPr>
        <w:pStyle w:val="BodyText200"/>
        <w:rPr>
          <w:b/>
          <w:bCs/>
        </w:rPr>
      </w:pPr>
      <w:r>
        <w:rPr>
          <w:b/>
          <w:bCs/>
        </w:rPr>
        <w:t xml:space="preserve">Condition - </w:t>
      </w:r>
      <w:r w:rsidRPr="00BD7549">
        <w:rPr>
          <w:b/>
          <w:bCs/>
        </w:rPr>
        <w:t xml:space="preserve">Infrastructure Contributions Agreement </w:t>
      </w:r>
    </w:p>
    <w:p w:rsidR="002355B6" w:rsidRPr="008B0613" w:rsidP="002355B6" w14:paraId="2E69F6D4" w14:textId="16F10010">
      <w:pPr>
        <w:spacing w:before="60" w:after="80"/>
        <w:ind w:left="1200"/>
        <w:jc w:val="both"/>
      </w:pPr>
      <w:r>
        <w:rPr>
          <w:sz w:val="20"/>
        </w:rPr>
        <w:t>Prior to the commencement of buildings or works</w:t>
      </w:r>
      <w:r w:rsidR="000259D8">
        <w:rPr>
          <w:sz w:val="20"/>
        </w:rPr>
        <w:t xml:space="preserve"> or the certification of a plan of subdivision</w:t>
      </w:r>
      <w:r w:rsidR="00BC0C1A">
        <w:rPr>
          <w:sz w:val="20"/>
        </w:rPr>
        <w:t xml:space="preserve">, an </w:t>
      </w:r>
      <w:r w:rsidRPr="007462F5">
        <w:rPr>
          <w:sz w:val="20"/>
        </w:rPr>
        <w:t xml:space="preserve">agreement under Section 173 of the </w:t>
      </w:r>
      <w:r w:rsidRPr="007462F5">
        <w:rPr>
          <w:i/>
          <w:iCs/>
          <w:sz w:val="20"/>
        </w:rPr>
        <w:t>Planning and Environment Act 1987</w:t>
      </w:r>
      <w:r w:rsidRPr="007462F5">
        <w:rPr>
          <w:sz w:val="20"/>
        </w:rPr>
        <w:t xml:space="preserve"> </w:t>
      </w:r>
      <w:r w:rsidR="00F4713D">
        <w:rPr>
          <w:sz w:val="20"/>
        </w:rPr>
        <w:t xml:space="preserve">must be </w:t>
      </w:r>
      <w:r w:rsidRPr="007462F5">
        <w:rPr>
          <w:sz w:val="20"/>
        </w:rPr>
        <w:t>entered into between the owner of the land</w:t>
      </w:r>
      <w:r>
        <w:rPr>
          <w:sz w:val="20"/>
        </w:rPr>
        <w:t xml:space="preserve"> or other person in anticipation of becoming the owner of the land</w:t>
      </w:r>
      <w:r w:rsidR="007F2E50">
        <w:rPr>
          <w:sz w:val="20"/>
        </w:rPr>
        <w:t>, the responsible auth</w:t>
      </w:r>
      <w:r w:rsidR="00453BD1">
        <w:rPr>
          <w:sz w:val="20"/>
        </w:rPr>
        <w:t>ority</w:t>
      </w:r>
      <w:r w:rsidRPr="007462F5">
        <w:rPr>
          <w:sz w:val="20"/>
        </w:rPr>
        <w:t xml:space="preserve"> </w:t>
      </w:r>
      <w:r>
        <w:rPr>
          <w:sz w:val="20"/>
        </w:rPr>
        <w:t>and</w:t>
      </w:r>
      <w:r w:rsidRPr="007462F5">
        <w:rPr>
          <w:sz w:val="20"/>
        </w:rPr>
        <w:t xml:space="preserve"> Greater Geelong City Council</w:t>
      </w:r>
      <w:r w:rsidR="00732095">
        <w:rPr>
          <w:sz w:val="20"/>
        </w:rPr>
        <w:t xml:space="preserve"> (where Council is not otherwise the responsible authority)</w:t>
      </w:r>
      <w:r w:rsidRPr="007462F5">
        <w:rPr>
          <w:sz w:val="20"/>
        </w:rPr>
        <w:t xml:space="preserve"> which specifies</w:t>
      </w:r>
      <w:r>
        <w:rPr>
          <w:sz w:val="20"/>
        </w:rPr>
        <w:t xml:space="preserve"> the nature and amount of any infrastructure contributions</w:t>
      </w:r>
      <w:r w:rsidR="00F764E7">
        <w:rPr>
          <w:sz w:val="20"/>
        </w:rPr>
        <w:t xml:space="preserve">. </w:t>
      </w:r>
      <w:r w:rsidRPr="008B0613">
        <w:rPr>
          <w:sz w:val="20"/>
        </w:rPr>
        <w:t>The agreement</w:t>
      </w:r>
      <w:r>
        <w:rPr>
          <w:sz w:val="20"/>
        </w:rPr>
        <w:t xml:space="preserve"> must be informed by the Development Plan </w:t>
      </w:r>
      <w:r w:rsidR="007F394D">
        <w:rPr>
          <w:sz w:val="20"/>
        </w:rPr>
        <w:t>approved</w:t>
      </w:r>
      <w:r w:rsidR="004A39A3">
        <w:rPr>
          <w:sz w:val="20"/>
        </w:rPr>
        <w:t xml:space="preserve"> for the land in accordance with clause 4.0 of this schedule</w:t>
      </w:r>
      <w:r w:rsidR="000C288B">
        <w:rPr>
          <w:sz w:val="20"/>
        </w:rPr>
        <w:t xml:space="preserve"> as it relates to infrastructure</w:t>
      </w:r>
      <w:r w:rsidR="00F764E7">
        <w:rPr>
          <w:sz w:val="20"/>
        </w:rPr>
        <w:t xml:space="preserve"> need</w:t>
      </w:r>
      <w:r w:rsidR="0027477E">
        <w:rPr>
          <w:sz w:val="20"/>
        </w:rPr>
        <w:t>s</w:t>
      </w:r>
      <w:r w:rsidR="000C288B">
        <w:rPr>
          <w:sz w:val="20"/>
        </w:rPr>
        <w:t xml:space="preserve"> for the Greater Avalon Employment Precinct West</w:t>
      </w:r>
      <w:r w:rsidRPr="00EA43FA">
        <w:rPr>
          <w:sz w:val="20"/>
        </w:rPr>
        <w:t xml:space="preserve"> </w:t>
      </w:r>
      <w:r>
        <w:rPr>
          <w:sz w:val="20"/>
        </w:rPr>
        <w:t xml:space="preserve">and </w:t>
      </w:r>
      <w:r w:rsidRPr="00EA43FA">
        <w:rPr>
          <w:sz w:val="20"/>
        </w:rPr>
        <w:t>must</w:t>
      </w:r>
      <w:r>
        <w:rPr>
          <w:sz w:val="20"/>
        </w:rPr>
        <w:t xml:space="preserve"> specify: </w:t>
      </w:r>
    </w:p>
    <w:p w:rsidR="002355B6" w:rsidP="002355B6" w14:paraId="322EE7E0" w14:textId="77777777">
      <w:pPr>
        <w:pStyle w:val="BodyText2000"/>
        <w:numPr>
          <w:ilvl w:val="0"/>
          <w:numId w:val="44"/>
        </w:numPr>
        <w:ind w:left="1560"/>
      </w:pPr>
      <w:r>
        <w:t xml:space="preserve">Net developable area for each property. </w:t>
      </w:r>
    </w:p>
    <w:p w:rsidR="002355B6" w:rsidP="002355B6" w14:paraId="4C825371" w14:textId="77777777">
      <w:pPr>
        <w:pStyle w:val="BodyText2000"/>
        <w:numPr>
          <w:ilvl w:val="0"/>
          <w:numId w:val="44"/>
        </w:numPr>
        <w:ind w:left="1560"/>
      </w:pPr>
      <w:r>
        <w:t>Development catchment areas (if applicable).</w:t>
      </w:r>
    </w:p>
    <w:p w:rsidR="002355B6" w:rsidP="002355B6" w14:paraId="3EC7F270" w14:textId="77777777">
      <w:pPr>
        <w:pStyle w:val="BodyText2000"/>
        <w:numPr>
          <w:ilvl w:val="0"/>
          <w:numId w:val="44"/>
        </w:numPr>
        <w:ind w:left="1560"/>
      </w:pPr>
      <w:r>
        <w:t>Methodology of levies calculated.</w:t>
      </w:r>
    </w:p>
    <w:p w:rsidR="002355B6" w:rsidP="002355B6" w14:paraId="17AC8B1B" w14:textId="77777777">
      <w:pPr>
        <w:pStyle w:val="BodyText2000"/>
        <w:numPr>
          <w:ilvl w:val="0"/>
          <w:numId w:val="44"/>
        </w:numPr>
        <w:ind w:left="1560"/>
      </w:pPr>
      <w:r>
        <w:t>Infrastructure items to be included as shared infrastructure, including relevant triggers or staging based on advice of technical reports.</w:t>
      </w:r>
    </w:p>
    <w:p w:rsidR="002355B6" w:rsidP="002355B6" w14:paraId="51614B2C" w14:textId="77777777">
      <w:pPr>
        <w:pStyle w:val="BodyText2000"/>
        <w:numPr>
          <w:ilvl w:val="0"/>
          <w:numId w:val="44"/>
        </w:numPr>
        <w:ind w:left="1560"/>
      </w:pPr>
      <w:r>
        <w:t xml:space="preserve">What, if any, infrastructure items are eligible to be provided as works in kind to the satisfaction of the responsible authority. </w:t>
      </w:r>
    </w:p>
    <w:p w:rsidR="002355B6" w:rsidP="002355B6" w14:paraId="1C8DB1F3" w14:textId="0955D803">
      <w:pPr>
        <w:pStyle w:val="BodyText2000"/>
        <w:numPr>
          <w:ilvl w:val="0"/>
          <w:numId w:val="44"/>
        </w:numPr>
        <w:ind w:left="1560"/>
      </w:pPr>
      <w:r>
        <w:t xml:space="preserve">Itemised costings of </w:t>
      </w:r>
      <w:r w:rsidR="005E0C61">
        <w:t>any</w:t>
      </w:r>
      <w:r>
        <w:t xml:space="preserve"> shared infrastructure items.</w:t>
      </w:r>
    </w:p>
    <w:p w:rsidR="002355B6" w:rsidP="002355B6" w14:paraId="02F07E63" w14:textId="3D4CB1D3">
      <w:pPr>
        <w:pStyle w:val="BodyText2000"/>
        <w:numPr>
          <w:ilvl w:val="0"/>
          <w:numId w:val="44"/>
        </w:numPr>
        <w:ind w:left="1560"/>
      </w:pPr>
      <w:r>
        <w:t xml:space="preserve">Responsible delivery agency of </w:t>
      </w:r>
      <w:r w:rsidR="00B058D8">
        <w:t>any</w:t>
      </w:r>
      <w:r>
        <w:t xml:space="preserve"> shared infrastructure items.</w:t>
      </w:r>
    </w:p>
    <w:p w:rsidR="002355B6" w:rsidP="002355B6" w14:paraId="5F2D5DE6" w14:textId="77777777">
      <w:pPr>
        <w:pStyle w:val="BodyText2000"/>
        <w:numPr>
          <w:ilvl w:val="0"/>
          <w:numId w:val="44"/>
        </w:numPr>
        <w:ind w:left="1560"/>
      </w:pPr>
      <w:r>
        <w:t xml:space="preserve">Details of the future ownership and management arrangements for any shared infrastructure items. </w:t>
      </w:r>
    </w:p>
    <w:p w:rsidR="002355B6" w:rsidRPr="00611B83" w:rsidP="002355B6" w14:paraId="6A783AC3" w14:textId="77777777">
      <w:pPr>
        <w:pStyle w:val="BodyText2000"/>
        <w:numPr>
          <w:ilvl w:val="0"/>
          <w:numId w:val="44"/>
        </w:numPr>
        <w:ind w:left="1560"/>
      </w:pPr>
      <w:r w:rsidRPr="00611B83">
        <w:t>Operational and administrative provisions.</w:t>
      </w:r>
    </w:p>
    <w:p w:rsidR="005A6756" w:rsidP="002355B6" w14:paraId="54DC96CE" w14:textId="77777777">
      <w:pPr>
        <w:pStyle w:val="BodyText2000"/>
      </w:pPr>
      <w:r>
        <w:t>The owner will pay all costs and expenses of, and incidental to, the execution and recording of the agreement.</w:t>
      </w:r>
    </w:p>
    <w:p w:rsidR="002355B6" w:rsidP="002355B6" w14:paraId="21734580" w14:textId="592875F8">
      <w:pPr>
        <w:pStyle w:val="BodyText2000"/>
      </w:pPr>
      <w:r>
        <w:t xml:space="preserve">This condition does not apply to permits granted prior to the approval of a </w:t>
      </w:r>
      <w:ins w:id="54" w:author="Hall &amp; Wilcox" w:date="2026-05-15T17:18:00Z">
        <w:r w:rsidR="00CA71CF">
          <w:t>D</w:t>
        </w:r>
      </w:ins>
      <w:del w:id="55" w:author="Hall &amp; Wilcox" w:date="2026-05-15T17:18:00Z">
        <w:r>
          <w:delText>d</w:delText>
        </w:r>
      </w:del>
      <w:r>
        <w:t xml:space="preserve">evelopment </w:t>
      </w:r>
      <w:del w:id="56" w:author="Hall &amp; Wilcox" w:date="2026-05-15T17:18:00Z">
        <w:r>
          <w:delText>p</w:delText>
        </w:r>
      </w:del>
      <w:ins w:id="57" w:author="Hall &amp; Wilcox" w:date="2026-05-15T17:18:00Z">
        <w:r w:rsidR="00CA71CF">
          <w:t>P</w:t>
        </w:r>
      </w:ins>
      <w:r>
        <w:t xml:space="preserve">lan. </w:t>
      </w:r>
      <w:r>
        <w:t xml:space="preserve"> </w:t>
      </w:r>
    </w:p>
    <w:p w:rsidR="002355B6" w:rsidP="002355B6" w14:paraId="5E3E003D" w14:textId="77777777">
      <w:pPr>
        <w:pStyle w:val="BodyText2000"/>
        <w:ind w:left="0"/>
      </w:pPr>
    </w:p>
    <w:p w:rsidR="002355B6" w:rsidRPr="00BD7549" w:rsidP="002355B6" w14:paraId="0B9BFB9B" w14:textId="549F58B1">
      <w:pPr>
        <w:pStyle w:val="BodyText200"/>
        <w:rPr>
          <w:b/>
          <w:bCs/>
        </w:rPr>
      </w:pPr>
      <w:r>
        <w:rPr>
          <w:b/>
          <w:bCs/>
        </w:rPr>
        <w:t xml:space="preserve">Condition - </w:t>
      </w:r>
      <w:r>
        <w:rPr>
          <w:b/>
          <w:bCs/>
        </w:rPr>
        <w:t xml:space="preserve">Transport </w:t>
      </w:r>
      <w:r w:rsidRPr="00BD7549">
        <w:rPr>
          <w:b/>
          <w:bCs/>
        </w:rPr>
        <w:t xml:space="preserve">Infrastructure Contributions Agreement </w:t>
      </w:r>
    </w:p>
    <w:p w:rsidR="002355B6" w:rsidP="009B07D1" w14:paraId="7A101BCF" w14:textId="49A44EC8">
      <w:pPr>
        <w:spacing w:before="60" w:after="80"/>
        <w:ind w:left="1134"/>
        <w:jc w:val="both"/>
        <w:rPr>
          <w:sz w:val="20"/>
        </w:rPr>
      </w:pPr>
      <w:r>
        <w:rPr>
          <w:sz w:val="20"/>
        </w:rPr>
        <w:t xml:space="preserve">Prior to the commencement of buildings or works or the certification of a plan of subdivision, an </w:t>
      </w:r>
      <w:r w:rsidRPr="007462F5">
        <w:rPr>
          <w:sz w:val="20"/>
        </w:rPr>
        <w:t xml:space="preserve">agreement under Section 173 of the </w:t>
      </w:r>
      <w:r w:rsidRPr="007462F5">
        <w:rPr>
          <w:i/>
          <w:iCs/>
          <w:sz w:val="20"/>
        </w:rPr>
        <w:t>Planning and Environment Act 1987</w:t>
      </w:r>
      <w:r w:rsidRPr="007462F5">
        <w:rPr>
          <w:sz w:val="20"/>
        </w:rPr>
        <w:t xml:space="preserve"> </w:t>
      </w:r>
      <w:r>
        <w:rPr>
          <w:sz w:val="20"/>
        </w:rPr>
        <w:t xml:space="preserve">must be </w:t>
      </w:r>
      <w:r w:rsidRPr="007462F5">
        <w:rPr>
          <w:sz w:val="20"/>
        </w:rPr>
        <w:t xml:space="preserve">entered into between the owner </w:t>
      </w:r>
      <w:r w:rsidRPr="007462F5">
        <w:rPr>
          <w:sz w:val="20"/>
        </w:rPr>
        <w:t>of the land</w:t>
      </w:r>
      <w:r>
        <w:rPr>
          <w:sz w:val="20"/>
        </w:rPr>
        <w:t xml:space="preserve"> or other person in anticipation of becoming the owner of the land,</w:t>
      </w:r>
      <w:r w:rsidR="009F220E">
        <w:rPr>
          <w:sz w:val="20"/>
        </w:rPr>
        <w:t xml:space="preserve"> the responsible authority and</w:t>
      </w:r>
      <w:r w:rsidRPr="007462F5">
        <w:rPr>
          <w:sz w:val="20"/>
        </w:rPr>
        <w:t xml:space="preserve"> Greater Geelong City Council</w:t>
      </w:r>
      <w:r w:rsidR="008D40A8">
        <w:rPr>
          <w:sz w:val="20"/>
        </w:rPr>
        <w:t xml:space="preserve"> (where Council is not otherwise the responsible authority)</w:t>
      </w:r>
      <w:r>
        <w:rPr>
          <w:sz w:val="20"/>
        </w:rPr>
        <w:t xml:space="preserve"> and the Head, Transport for Victoria, for the delivery by the developer and / or landowner, at its cost of Transport Infrastructure items between the Greater Avalon Employment Precinct West and the external road network servicing the use and development.  </w:t>
      </w:r>
    </w:p>
    <w:p w:rsidR="002355B6" w:rsidP="009B07D1" w14:paraId="5707BE5F" w14:textId="26CF4BF7">
      <w:pPr>
        <w:spacing w:before="60" w:after="80"/>
        <w:ind w:left="1134"/>
        <w:jc w:val="both"/>
        <w:rPr>
          <w:sz w:val="20"/>
        </w:rPr>
      </w:pPr>
      <w:r w:rsidRPr="008B0613">
        <w:rPr>
          <w:sz w:val="20"/>
        </w:rPr>
        <w:t xml:space="preserve">The </w:t>
      </w:r>
      <w:r>
        <w:rPr>
          <w:sz w:val="20"/>
        </w:rPr>
        <w:t xml:space="preserve">agreement must be informed by the Development Plan </w:t>
      </w:r>
      <w:r w:rsidR="0005395E">
        <w:rPr>
          <w:sz w:val="20"/>
        </w:rPr>
        <w:t xml:space="preserve">approved for the land in accordance with </w:t>
      </w:r>
      <w:r w:rsidR="00965315">
        <w:rPr>
          <w:sz w:val="20"/>
        </w:rPr>
        <w:t>clause 4.0</w:t>
      </w:r>
      <w:r w:rsidR="00586635">
        <w:rPr>
          <w:sz w:val="20"/>
        </w:rPr>
        <w:t xml:space="preserve"> </w:t>
      </w:r>
      <w:r w:rsidR="00965315">
        <w:rPr>
          <w:sz w:val="20"/>
        </w:rPr>
        <w:t>of this schedule</w:t>
      </w:r>
      <w:r w:rsidR="00A51A6E">
        <w:rPr>
          <w:sz w:val="20"/>
        </w:rPr>
        <w:t xml:space="preserve"> </w:t>
      </w:r>
      <w:r>
        <w:rPr>
          <w:sz w:val="20"/>
        </w:rPr>
        <w:t xml:space="preserve">and </w:t>
      </w:r>
      <w:r w:rsidRPr="00EA43FA">
        <w:rPr>
          <w:sz w:val="20"/>
        </w:rPr>
        <w:t>must</w:t>
      </w:r>
      <w:r>
        <w:rPr>
          <w:sz w:val="20"/>
        </w:rPr>
        <w:t xml:space="preserve"> specify:</w:t>
      </w:r>
    </w:p>
    <w:p w:rsidR="002355B6" w:rsidP="002355B6" w14:paraId="5F1F2B2F" w14:textId="76F70CE0">
      <w:pPr>
        <w:pStyle w:val="BodyText2000"/>
        <w:numPr>
          <w:ilvl w:val="0"/>
          <w:numId w:val="44"/>
        </w:numPr>
        <w:ind w:left="1560"/>
      </w:pPr>
      <w:r>
        <w:t xml:space="preserve">The scope of work and location of infrastructure items required as a result of the development, including any land provision or acquisition. </w:t>
      </w:r>
    </w:p>
    <w:p w:rsidR="002355B6" w:rsidP="002355B6" w14:paraId="49C8A0C3" w14:textId="77777777">
      <w:pPr>
        <w:pStyle w:val="BodyText2000"/>
        <w:numPr>
          <w:ilvl w:val="0"/>
          <w:numId w:val="44"/>
        </w:numPr>
        <w:ind w:left="1560"/>
      </w:pPr>
      <w:r>
        <w:t>The expected timing of provision of each infrastructure item and who is responsible for delivery.</w:t>
      </w:r>
    </w:p>
    <w:p w:rsidR="002355B6" w:rsidP="002355B6" w14:paraId="30CC27E4" w14:textId="77777777">
      <w:pPr>
        <w:pStyle w:val="BodyText2000"/>
        <w:numPr>
          <w:ilvl w:val="0"/>
          <w:numId w:val="44"/>
        </w:numPr>
        <w:ind w:left="1560"/>
      </w:pPr>
      <w:r>
        <w:t xml:space="preserve">What, if any, infrastructure items are eligible to be provided as works in kind to the satisfaction of the responsible authority. </w:t>
      </w:r>
    </w:p>
    <w:p w:rsidR="002355B6" w:rsidP="002355B6" w14:paraId="23232182" w14:textId="77777777">
      <w:pPr>
        <w:pStyle w:val="BodyText2000"/>
        <w:numPr>
          <w:ilvl w:val="0"/>
          <w:numId w:val="44"/>
        </w:numPr>
        <w:ind w:left="1560"/>
      </w:pPr>
      <w:r>
        <w:t xml:space="preserve">The cost of any items that are the subject of financial contributions rather than direct delivery by the owner. </w:t>
      </w:r>
    </w:p>
    <w:p w:rsidR="0084307F" w:rsidP="002355B6" w14:paraId="74AB35E9" w14:textId="54FF0842">
      <w:pPr>
        <w:pStyle w:val="BodyText2000"/>
        <w:numPr>
          <w:ilvl w:val="0"/>
          <w:numId w:val="44"/>
        </w:numPr>
        <w:ind w:left="1560"/>
      </w:pPr>
      <w:r>
        <w:t>The equitable apportionment of costs between the developer, Council and Head, Transport for Victoria for any items which exceed the needs of the development.</w:t>
      </w:r>
    </w:p>
    <w:p w:rsidR="002355B6" w:rsidRPr="00583F93" w:rsidP="002355B6" w14:paraId="643F0BCC" w14:textId="77777777">
      <w:pPr>
        <w:pStyle w:val="BodyText2000"/>
        <w:numPr>
          <w:ilvl w:val="0"/>
          <w:numId w:val="44"/>
        </w:numPr>
        <w:ind w:left="1560"/>
      </w:pPr>
      <w:r>
        <w:t xml:space="preserve">Operational and administrative provisions. </w:t>
      </w:r>
    </w:p>
    <w:p w:rsidR="002355B6" w:rsidRPr="008B0613" w:rsidP="002355B6" w14:paraId="61B48B9E" w14:textId="3083BFCD">
      <w:pPr>
        <w:spacing w:before="60" w:after="80"/>
        <w:ind w:left="1200"/>
        <w:jc w:val="both"/>
      </w:pPr>
      <w:r>
        <w:rPr>
          <w:sz w:val="20"/>
        </w:rPr>
        <w:t>The agreement will apply to the following infrastructure items:</w:t>
      </w:r>
    </w:p>
    <w:p w:rsidR="002355B6" w:rsidP="002355B6" w14:paraId="665D0590" w14:textId="77777777">
      <w:pPr>
        <w:pStyle w:val="BodyText2000"/>
        <w:numPr>
          <w:ilvl w:val="0"/>
          <w:numId w:val="44"/>
        </w:numPr>
        <w:ind w:left="1560"/>
      </w:pPr>
      <w:r>
        <w:t>Upgrades to the Avalon Road and Princes Freeway interchange.</w:t>
      </w:r>
    </w:p>
    <w:p w:rsidR="002355B6" w:rsidP="002355B6" w14:paraId="19AB4500" w14:textId="77777777">
      <w:pPr>
        <w:pStyle w:val="BodyText2000"/>
        <w:numPr>
          <w:ilvl w:val="0"/>
          <w:numId w:val="44"/>
        </w:numPr>
        <w:ind w:left="1560"/>
      </w:pPr>
      <w:r>
        <w:t xml:space="preserve">Construction of a new intersection on Avalon Road to provide access into the Greater Avalon Employment Precinct. </w:t>
      </w:r>
    </w:p>
    <w:p w:rsidR="002355B6" w:rsidRPr="00227F2A" w:rsidP="002355B6" w14:paraId="5A82C2C0" w14:textId="77777777">
      <w:pPr>
        <w:pStyle w:val="BodyText2000"/>
        <w:numPr>
          <w:ilvl w:val="0"/>
          <w:numId w:val="44"/>
        </w:numPr>
        <w:ind w:left="1560"/>
      </w:pPr>
      <w:r w:rsidRPr="00227F2A">
        <w:t>Any upgrades to Avalon Road</w:t>
      </w:r>
      <w:r>
        <w:t xml:space="preserve"> and other municipal roads</w:t>
      </w:r>
      <w:r w:rsidRPr="00227F2A">
        <w:t xml:space="preserve"> to facilitate the increased traffic volumes associated with providing access into</w:t>
      </w:r>
      <w:r>
        <w:t xml:space="preserve"> and egress out of</w:t>
      </w:r>
      <w:r w:rsidRPr="00227F2A">
        <w:t xml:space="preserve"> the Greater Avalon Employment Precinct. </w:t>
      </w:r>
    </w:p>
    <w:p w:rsidR="002355B6" w:rsidP="009B07D1" w14:paraId="09851BAF" w14:textId="2B6A9FC0">
      <w:pPr>
        <w:pStyle w:val="BodyText2000"/>
      </w:pPr>
      <w:r w:rsidRPr="00227F2A">
        <w:t>The owner will pay all costs and expenses of, and incidental to, the execution and recording of the agreement.</w:t>
      </w:r>
      <w:r>
        <w:t xml:space="preserve"> </w:t>
      </w:r>
    </w:p>
    <w:p w:rsidR="003038B2" w:rsidP="009B07D1" w14:paraId="4DE72ED6" w14:textId="035FFE35">
      <w:pPr>
        <w:pStyle w:val="BodyText2000"/>
      </w:pPr>
      <w:r>
        <w:t xml:space="preserve">This condition does not apply to permits granted prior to the approval of a </w:t>
      </w:r>
      <w:del w:id="58" w:author="Hall &amp; Wilcox" w:date="2026-05-15T17:18:00Z">
        <w:r>
          <w:delText>d</w:delText>
        </w:r>
      </w:del>
      <w:ins w:id="59" w:author="Hall &amp; Wilcox" w:date="2026-05-15T17:18:00Z">
        <w:r w:rsidR="00CA71CF">
          <w:t>D</w:t>
        </w:r>
      </w:ins>
      <w:r>
        <w:t xml:space="preserve">evelopment </w:t>
      </w:r>
      <w:del w:id="60" w:author="Hall &amp; Wilcox" w:date="2026-05-15T17:18:00Z">
        <w:r>
          <w:delText>p</w:delText>
        </w:r>
      </w:del>
      <w:ins w:id="61" w:author="Hall &amp; Wilcox" w:date="2026-05-15T17:18:00Z">
        <w:r w:rsidR="00CA71CF">
          <w:t>P</w:t>
        </w:r>
      </w:ins>
      <w:r>
        <w:t xml:space="preserve">lan. </w:t>
      </w:r>
    </w:p>
    <w:p w:rsidR="008D4F45" w:rsidP="00F63BBB" w14:paraId="1DE5C40A" w14:textId="28DF0487">
      <w:pPr>
        <w:pStyle w:val="paragraph"/>
        <w:spacing w:before="0" w:beforeAutospacing="0" w:after="0" w:afterAutospacing="0"/>
        <w:ind w:left="1125"/>
        <w:jc w:val="both"/>
        <w:textAlignment w:val="baseline"/>
        <w:rPr>
          <w:rStyle w:val="eop"/>
          <w:sz w:val="20"/>
          <w:szCs w:val="20"/>
        </w:rPr>
      </w:pPr>
    </w:p>
    <w:p w:rsidR="00570182" w:rsidP="00570182" w14:paraId="13C2B95D" w14:textId="77777777">
      <w:pPr>
        <w:pStyle w:val="paragraph"/>
        <w:spacing w:before="0" w:beforeAutospacing="0" w:after="0" w:afterAutospacing="0"/>
        <w:ind w:left="1125"/>
        <w:jc w:val="both"/>
        <w:textAlignment w:val="baseline"/>
        <w:rPr>
          <w:rStyle w:val="eop"/>
          <w:b/>
          <w:bCs/>
          <w:sz w:val="20"/>
          <w:szCs w:val="20"/>
        </w:rPr>
      </w:pPr>
      <w:r>
        <w:rPr>
          <w:rStyle w:val="eop"/>
          <w:b/>
          <w:bCs/>
          <w:sz w:val="20"/>
          <w:szCs w:val="20"/>
        </w:rPr>
        <w:t xml:space="preserve">Requirement – 15 Avalon Road, Avalon – Interim </w:t>
      </w:r>
      <w:commentRangeStart w:id="62"/>
      <w:r>
        <w:rPr>
          <w:rStyle w:val="eop"/>
          <w:b/>
          <w:bCs/>
          <w:sz w:val="20"/>
          <w:szCs w:val="20"/>
        </w:rPr>
        <w:t>Access</w:t>
      </w:r>
      <w:commentRangeEnd w:id="62"/>
      <w:r w:rsidR="00E844B6">
        <w:rPr>
          <w:rStyle w:val="CommentReference"/>
          <w:b/>
          <w:bCs/>
          <w:sz w:val="20"/>
          <w:szCs w:val="20"/>
        </w:rPr>
        <w:commentReference w:id="62"/>
      </w:r>
    </w:p>
    <w:p w:rsidR="00570182" w:rsidRPr="004F05FD" w:rsidP="009B07D1" w14:paraId="304DD651" w14:textId="320F96B5">
      <w:pPr>
        <w:spacing w:before="60" w:after="80"/>
        <w:ind w:left="1134"/>
        <w:jc w:val="both"/>
        <w:rPr>
          <w:sz w:val="20"/>
        </w:rPr>
      </w:pPr>
      <w:r w:rsidRPr="004F05FD">
        <w:rPr>
          <w:sz w:val="20"/>
        </w:rPr>
        <w:t>An application to subdivide</w:t>
      </w:r>
      <w:del w:id="63" w:author="DTP" w:date="2026-05-08T17:01:00Z">
        <w:r w:rsidRPr="004F05FD">
          <w:rPr>
            <w:sz w:val="20"/>
          </w:rPr>
          <w:delText xml:space="preserve"> land</w:delText>
        </w:r>
      </w:del>
      <w:r w:rsidRPr="004F05FD">
        <w:rPr>
          <w:sz w:val="20"/>
        </w:rPr>
        <w:t>, construct a building or carry out works on the land at 15 Avalon Road, Avalon which proposes to create an interim access</w:t>
      </w:r>
      <w:ins w:id="64" w:author="DTP" w:date="2026-05-08T17:01:00Z">
        <w:r w:rsidR="0057665A">
          <w:rPr>
            <w:sz w:val="20"/>
          </w:rPr>
          <w:t xml:space="preserve"> connecting to the Avalon Road / Princes Freeway </w:t>
        </w:r>
      </w:ins>
      <w:ins w:id="65" w:author="DTP" w:date="2026-05-11T09:58:00Z">
        <w:r w:rsidR="00B5681A">
          <w:rPr>
            <w:sz w:val="20"/>
          </w:rPr>
          <w:t>o</w:t>
        </w:r>
      </w:ins>
      <w:ins w:id="66" w:author="DTP" w:date="2026-05-08T17:01:00Z">
        <w:r w:rsidR="0057665A">
          <w:rPr>
            <w:sz w:val="20"/>
          </w:rPr>
          <w:t xml:space="preserve">ff and </w:t>
        </w:r>
      </w:ins>
      <w:ins w:id="67" w:author="DTP" w:date="2026-05-11T09:58:00Z">
        <w:r w:rsidR="00B5681A">
          <w:rPr>
            <w:sz w:val="20"/>
          </w:rPr>
          <w:t>o</w:t>
        </w:r>
      </w:ins>
      <w:ins w:id="68" w:author="DTP" w:date="2026-05-08T17:01:00Z">
        <w:r w:rsidR="0057665A">
          <w:rPr>
            <w:sz w:val="20"/>
          </w:rPr>
          <w:t xml:space="preserve">n </w:t>
        </w:r>
      </w:ins>
      <w:ins w:id="69" w:author="DTP" w:date="2026-05-11T09:58:00Z">
        <w:r w:rsidR="00B5681A">
          <w:rPr>
            <w:sz w:val="20"/>
          </w:rPr>
          <w:t>r</w:t>
        </w:r>
      </w:ins>
      <w:ins w:id="70" w:author="DTP" w:date="2026-05-08T17:01:00Z">
        <w:r w:rsidR="0057665A">
          <w:rPr>
            <w:sz w:val="20"/>
          </w:rPr>
          <w:t>amp</w:t>
        </w:r>
      </w:ins>
      <w:del w:id="71" w:author="DTP" w:date="2026-05-08T17:01:00Z">
        <w:r w:rsidRPr="004F05FD">
          <w:rPr>
            <w:sz w:val="20"/>
          </w:rPr>
          <w:delText xml:space="preserve"> to the property from the Avalon Road</w:delText>
        </w:r>
      </w:del>
      <w:r w:rsidRPr="004F05FD">
        <w:rPr>
          <w:sz w:val="20"/>
        </w:rPr>
        <w:t xml:space="preserve"> roundabout must: </w:t>
      </w:r>
    </w:p>
    <w:p w:rsidR="00570182" w:rsidRPr="004952F1" w:rsidP="00570182" w14:paraId="3523A2E0" w14:textId="1067D7CC">
      <w:pPr>
        <w:pStyle w:val="BodyText2000"/>
        <w:numPr>
          <w:ilvl w:val="0"/>
          <w:numId w:val="44"/>
        </w:numPr>
        <w:ind w:left="1560"/>
        <w:rPr>
          <w:rStyle w:val="eop"/>
        </w:rPr>
      </w:pPr>
      <w:ins w:id="72" w:author="DTP" w:date="2026-05-08T17:01:00Z">
        <w:r>
          <w:rPr>
            <w:rStyle w:val="eop"/>
          </w:rPr>
          <w:t xml:space="preserve">Prepare a concept of the arrangement, showing </w:t>
        </w:r>
      </w:ins>
      <w:del w:id="73" w:author="DTP" w:date="2026-05-08T17:01:00Z">
        <w:r w:rsidRPr="004952F1">
          <w:rPr>
            <w:rStyle w:val="eop"/>
          </w:rPr>
          <w:delText xml:space="preserve">Show </w:delText>
        </w:r>
      </w:del>
      <w:r w:rsidRPr="004952F1">
        <w:t>the</w:t>
      </w:r>
      <w:r w:rsidRPr="004952F1">
        <w:rPr>
          <w:rStyle w:val="eop"/>
        </w:rPr>
        <w:t xml:space="preserve"> location of the interim access in accordance with Plan 1 to this schedule.</w:t>
      </w:r>
    </w:p>
    <w:p w:rsidR="00570182" w:rsidRPr="004952F1" w:rsidP="00570182" w14:paraId="332C4B79" w14:textId="4B3F9594">
      <w:pPr>
        <w:pStyle w:val="BodyText2000"/>
        <w:numPr>
          <w:ilvl w:val="0"/>
          <w:numId w:val="44"/>
        </w:numPr>
        <w:ind w:left="1560"/>
        <w:rPr>
          <w:rStyle w:val="eop"/>
        </w:rPr>
      </w:pPr>
      <w:r w:rsidRPr="004952F1">
        <w:rPr>
          <w:rStyle w:val="eop"/>
        </w:rPr>
        <w:t xml:space="preserve">Demonstrate that there is sufficient capacity in the </w:t>
      </w:r>
      <w:del w:id="74" w:author="DTP" w:date="2026-05-08T17:02:00Z">
        <w:r w:rsidRPr="004952F1">
          <w:rPr>
            <w:rStyle w:val="eop"/>
          </w:rPr>
          <w:delText xml:space="preserve">Avalon Road roundabout and the </w:delText>
        </w:r>
      </w:del>
      <w:ins w:id="75" w:author="DTP" w:date="2026-05-08T17:02:00Z">
        <w:r w:rsidR="009A62B8">
          <w:rPr>
            <w:rStyle w:val="eop"/>
          </w:rPr>
          <w:t xml:space="preserve">intersection with the </w:t>
        </w:r>
      </w:ins>
      <w:r w:rsidRPr="004952F1">
        <w:rPr>
          <w:rStyle w:val="eop"/>
        </w:rPr>
        <w:t>interim access to facilitate the proposed use and development of the land without adversely impacting the</w:t>
      </w:r>
      <w:ins w:id="76" w:author="DTP" w:date="2026-05-08T17:02:00Z">
        <w:r w:rsidR="00F145FA">
          <w:rPr>
            <w:rStyle w:val="eop"/>
          </w:rPr>
          <w:t xml:space="preserve"> operation,</w:t>
        </w:r>
      </w:ins>
      <w:r w:rsidRPr="004952F1">
        <w:rPr>
          <w:rStyle w:val="eop"/>
        </w:rPr>
        <w:t xml:space="preserve"> capacity and function of the Avalon Road roundabout</w:t>
      </w:r>
      <w:r>
        <w:rPr>
          <w:rStyle w:val="eop"/>
        </w:rPr>
        <w:t>.</w:t>
      </w:r>
      <w:r w:rsidRPr="004952F1">
        <w:rPr>
          <w:rStyle w:val="eop"/>
        </w:rPr>
        <w:t xml:space="preserve"> </w:t>
      </w:r>
    </w:p>
    <w:p w:rsidR="002457EB" w:rsidP="00F63BBB" w14:paraId="3AE1B0BB" w14:textId="77777777">
      <w:pPr>
        <w:pStyle w:val="paragraph"/>
        <w:spacing w:before="0" w:beforeAutospacing="0" w:after="0" w:afterAutospacing="0"/>
        <w:ind w:left="1125"/>
        <w:jc w:val="both"/>
        <w:textAlignment w:val="baseline"/>
        <w:rPr>
          <w:rStyle w:val="eop"/>
          <w:sz w:val="20"/>
          <w:szCs w:val="20"/>
        </w:rPr>
      </w:pPr>
    </w:p>
    <w:p w:rsidR="00210857" w:rsidRPr="004952F1" w:rsidP="00210857" w14:paraId="7401F8EF" w14:textId="1D105307">
      <w:pPr>
        <w:pStyle w:val="paragraph"/>
        <w:spacing w:before="0" w:beforeAutospacing="0" w:after="0" w:afterAutospacing="0"/>
        <w:ind w:left="1125"/>
        <w:jc w:val="both"/>
        <w:textAlignment w:val="baseline"/>
        <w:rPr>
          <w:rStyle w:val="eop"/>
          <w:b/>
          <w:bCs/>
          <w:sz w:val="20"/>
          <w:szCs w:val="20"/>
        </w:rPr>
      </w:pPr>
      <w:r w:rsidRPr="004952F1">
        <w:rPr>
          <w:rStyle w:val="eop"/>
          <w:b/>
          <w:bCs/>
          <w:sz w:val="20"/>
          <w:szCs w:val="20"/>
        </w:rPr>
        <w:t xml:space="preserve">Condition - 15 Avalon Road, Avalon – Interim Access </w:t>
      </w:r>
      <w:commentRangeStart w:id="77"/>
      <w:r w:rsidRPr="004952F1">
        <w:rPr>
          <w:rStyle w:val="eop"/>
          <w:b/>
          <w:bCs/>
          <w:sz w:val="20"/>
          <w:szCs w:val="20"/>
        </w:rPr>
        <w:t>Agreement</w:t>
      </w:r>
      <w:commentRangeEnd w:id="77"/>
      <w:r w:rsidRPr="004952F1" w:rsidR="00B2023A">
        <w:rPr>
          <w:rStyle w:val="CommentReference"/>
          <w:b/>
          <w:bCs/>
          <w:sz w:val="20"/>
          <w:szCs w:val="20"/>
        </w:rPr>
        <w:commentReference w:id="77"/>
      </w:r>
    </w:p>
    <w:p w:rsidR="00210857" w:rsidRPr="004952F1" w:rsidP="00210857" w14:paraId="0AB7D52D" w14:textId="0C7BC9E5">
      <w:pPr>
        <w:spacing w:before="60" w:after="80"/>
        <w:ind w:left="1134"/>
        <w:jc w:val="both"/>
        <w:rPr>
          <w:sz w:val="20"/>
        </w:rPr>
      </w:pPr>
      <w:r w:rsidRPr="004952F1">
        <w:rPr>
          <w:sz w:val="20"/>
        </w:rPr>
        <w:t>A permit to subdivide</w:t>
      </w:r>
      <w:del w:id="78" w:author="DTP" w:date="2026-05-08T17:02:00Z">
        <w:r w:rsidRPr="004952F1">
          <w:rPr>
            <w:sz w:val="20"/>
          </w:rPr>
          <w:delText xml:space="preserve"> land</w:delText>
        </w:r>
      </w:del>
      <w:r w:rsidRPr="004952F1">
        <w:rPr>
          <w:sz w:val="20"/>
        </w:rPr>
        <w:t>, construct a building or carry out works on the land at 15 Avalon Road, Avalon which proposes to create an interim access</w:t>
      </w:r>
      <w:ins w:id="79" w:author="DTP" w:date="2026-05-08T17:02:00Z">
        <w:r w:rsidR="009C4646">
          <w:rPr>
            <w:sz w:val="20"/>
          </w:rPr>
          <w:t xml:space="preserve"> in accordance with the Requirement</w:t>
        </w:r>
      </w:ins>
      <w:r w:rsidRPr="004952F1">
        <w:rPr>
          <w:sz w:val="20"/>
        </w:rPr>
        <w:t xml:space="preserve"> to the property from the Avalon Road roundabout must include a condition which requires that:</w:t>
      </w:r>
    </w:p>
    <w:p w:rsidR="00210857" w:rsidRPr="002457EB" w:rsidP="009B07D1" w14:paraId="4979C5A3" w14:textId="498B17C2">
      <w:pPr>
        <w:spacing w:before="60" w:after="80"/>
        <w:ind w:left="1134"/>
        <w:jc w:val="both"/>
        <w:rPr>
          <w:sz w:val="20"/>
        </w:rPr>
      </w:pPr>
      <w:r w:rsidRPr="002457EB">
        <w:rPr>
          <w:sz w:val="20"/>
        </w:rPr>
        <w:t xml:space="preserve">Before the issue of a Statement of Compliance or the development starts (as the case may be), the owner must enter into an agreement with the </w:t>
      </w:r>
      <w:r w:rsidRPr="002457EB">
        <w:rPr>
          <w:sz w:val="20"/>
        </w:rPr>
        <w:t>responsible authority</w:t>
      </w:r>
      <w:ins w:id="80" w:author="DTP" w:date="2026-05-11T09:59:00Z">
        <w:r w:rsidRPr="002457EB">
          <w:rPr>
            <w:sz w:val="20"/>
          </w:rPr>
          <w:t xml:space="preserve"> </w:t>
        </w:r>
      </w:ins>
      <w:ins w:id="81" w:author="DTP" w:date="2026-05-11T09:59:00Z">
        <w:r w:rsidR="00B916CC">
          <w:rPr>
            <w:sz w:val="20"/>
          </w:rPr>
          <w:t>and</w:t>
        </w:r>
      </w:ins>
      <w:r w:rsidRPr="002457EB">
        <w:rPr>
          <w:sz w:val="20"/>
        </w:rPr>
        <w:t xml:space="preserve"> </w:t>
      </w:r>
      <w:ins w:id="82" w:author="DTP" w:date="2026-05-08T17:02:00Z">
        <w:r w:rsidR="00792933">
          <w:rPr>
            <w:sz w:val="20"/>
          </w:rPr>
          <w:t xml:space="preserve">Greater Geelong City Council </w:t>
        </w:r>
      </w:ins>
      <w:ins w:id="83" w:author="DTP" w:date="2026-05-11T09:59:00Z">
        <w:r w:rsidR="00B916CC">
          <w:rPr>
            <w:sz w:val="20"/>
          </w:rPr>
          <w:t>(where Council is not otherwise the responsible authority)</w:t>
        </w:r>
      </w:ins>
      <w:ins w:id="84" w:author="DTP" w:date="2026-05-08T17:02:00Z">
        <w:r w:rsidR="00792933">
          <w:rPr>
            <w:sz w:val="20"/>
          </w:rPr>
          <w:t xml:space="preserve"> </w:t>
        </w:r>
      </w:ins>
      <w:r w:rsidRPr="002457EB">
        <w:rPr>
          <w:sz w:val="20"/>
        </w:rPr>
        <w:t>and Head, Transport for Victoria under section 173 of the Planning and Environment Act 1987 which provides for the following:</w:t>
      </w:r>
    </w:p>
    <w:p w:rsidR="00210857" w:rsidRPr="004952F1" w:rsidP="00210857" w14:paraId="5F9FD115" w14:textId="20BB081C">
      <w:pPr>
        <w:pStyle w:val="BodyText2000"/>
        <w:numPr>
          <w:ilvl w:val="0"/>
          <w:numId w:val="44"/>
        </w:numPr>
        <w:ind w:left="1560"/>
        <w:rPr>
          <w:rStyle w:val="eop"/>
        </w:rPr>
      </w:pPr>
      <w:r w:rsidRPr="004952F1">
        <w:rPr>
          <w:rStyle w:val="eop"/>
        </w:rPr>
        <w:t xml:space="preserve">That </w:t>
      </w:r>
      <w:r w:rsidRPr="004952F1">
        <w:t>the</w:t>
      </w:r>
      <w:r w:rsidRPr="004952F1">
        <w:rPr>
          <w:rStyle w:val="eop"/>
        </w:rPr>
        <w:t xml:space="preserve"> interim access is temporary</w:t>
      </w:r>
      <w:ins w:id="85" w:author="DTP" w:date="2026-05-08T17:02:00Z">
        <w:r w:rsidR="00792933">
          <w:rPr>
            <w:rStyle w:val="eop"/>
          </w:rPr>
          <w:t xml:space="preserve"> and will be removed</w:t>
        </w:r>
      </w:ins>
      <w:ins w:id="86" w:author="DTP" w:date="2026-05-08T17:03:00Z">
        <w:r w:rsidR="00792933">
          <w:rPr>
            <w:rStyle w:val="eop"/>
          </w:rPr>
          <w:t xml:space="preserve"> when access is available from the </w:t>
        </w:r>
      </w:ins>
      <w:ins w:id="87" w:author="DTP" w:date="2026-05-08T17:03:00Z">
        <w:r w:rsidR="00671F75">
          <w:rPr>
            <w:rStyle w:val="eop"/>
          </w:rPr>
          <w:t>Av</w:t>
        </w:r>
      </w:ins>
      <w:ins w:id="88" w:author="DTP" w:date="2026-05-08T17:03:00Z">
        <w:r w:rsidR="00792933">
          <w:rPr>
            <w:rStyle w:val="eop"/>
          </w:rPr>
          <w:t>alon Road / Coona</w:t>
        </w:r>
      </w:ins>
      <w:ins w:id="89" w:author="DTP" w:date="2026-05-08T17:03:00Z">
        <w:r w:rsidR="0038688D">
          <w:rPr>
            <w:rStyle w:val="eop"/>
          </w:rPr>
          <w:t>warra Drive intersection or an alternate arrangement is agreed at the discretion of Head, Transport for Victoria</w:t>
        </w:r>
      </w:ins>
      <w:r w:rsidRPr="004952F1">
        <w:rPr>
          <w:rStyle w:val="eop"/>
        </w:rPr>
        <w:t xml:space="preserve">. </w:t>
      </w:r>
    </w:p>
    <w:p w:rsidR="00210857" w:rsidRPr="004952F1" w:rsidP="00210857" w14:paraId="11250ECA" w14:textId="77777777">
      <w:pPr>
        <w:pStyle w:val="BodyText2000"/>
        <w:numPr>
          <w:ilvl w:val="0"/>
          <w:numId w:val="44"/>
        </w:numPr>
        <w:ind w:left="1560"/>
        <w:rPr>
          <w:rStyle w:val="eop"/>
        </w:rPr>
      </w:pPr>
      <w:r w:rsidRPr="004952F1">
        <w:rPr>
          <w:rStyle w:val="eop"/>
        </w:rPr>
        <w:t xml:space="preserve">That all costs associated with the construction and removal of the interim access are at the full cost of the </w:t>
      </w:r>
      <w:r w:rsidRPr="004952F1">
        <w:t>owner</w:t>
      </w:r>
      <w:r w:rsidRPr="004952F1">
        <w:rPr>
          <w:rStyle w:val="eop"/>
        </w:rPr>
        <w:t xml:space="preserve">, including the cost of works to the Avalon Road roundabout to facilitate the interim access and the cost of reinstatement of the Avalon Road roundabout and abutting land when the interim access is removed. </w:t>
      </w:r>
    </w:p>
    <w:p w:rsidR="00210857" w:rsidRPr="004952F1" w:rsidP="00210857" w14:paraId="55B50E09" w14:textId="77777777">
      <w:pPr>
        <w:pStyle w:val="BodyText2000"/>
        <w:numPr>
          <w:ilvl w:val="0"/>
          <w:numId w:val="44"/>
        </w:numPr>
        <w:ind w:left="1560"/>
        <w:rPr>
          <w:rStyle w:val="eop"/>
        </w:rPr>
      </w:pPr>
      <w:r w:rsidRPr="004952F1">
        <w:rPr>
          <w:rStyle w:val="eop"/>
        </w:rPr>
        <w:t>That the owner of the land will, when directed to do so by Head, Transport for Victoria, remove the interim access to the Avalon Road roundabout</w:t>
      </w:r>
      <w:del w:id="90" w:author="DTP" w:date="2026-05-08T17:03:00Z">
        <w:r w:rsidRPr="004952F1">
          <w:rPr>
            <w:rStyle w:val="eop"/>
          </w:rPr>
          <w:delText xml:space="preserve"> to the satisfaction of Head, Transport for Victor</w:delText>
        </w:r>
      </w:del>
      <w:del w:id="91" w:author="DTP" w:date="2026-05-08T17:04:00Z">
        <w:r w:rsidRPr="004952F1">
          <w:rPr>
            <w:rStyle w:val="eop"/>
          </w:rPr>
          <w:delText>ia,</w:delText>
        </w:r>
      </w:del>
      <w:r w:rsidRPr="004952F1">
        <w:rPr>
          <w:rStyle w:val="eop"/>
        </w:rPr>
        <w:t xml:space="preserve"> in accordance with plans and specifications prepared to the satisfaction of Head, Transport for Victoria.</w:t>
      </w:r>
      <w:del w:id="92" w:author="DTP" w:date="2026-05-08T17:04:00Z">
        <w:r w:rsidRPr="004952F1">
          <w:rPr>
            <w:rStyle w:val="eop"/>
          </w:rPr>
          <w:delText xml:space="preserve"> The removal of the interim access must occur when access is available from the Avalon Road / Coonawarra Drive intersection or earlier, at the absolute discretion of Head, Transport for Victoria</w:delText>
        </w:r>
      </w:del>
      <w:r w:rsidRPr="004952F1">
        <w:rPr>
          <w:rStyle w:val="eop"/>
        </w:rPr>
        <w:t>.</w:t>
      </w:r>
    </w:p>
    <w:p w:rsidR="00210857" w:rsidRPr="004952F1" w:rsidP="00210857" w14:paraId="1DE84105" w14:textId="77777777">
      <w:pPr>
        <w:pStyle w:val="BodyText2000"/>
        <w:numPr>
          <w:ilvl w:val="0"/>
          <w:numId w:val="44"/>
        </w:numPr>
        <w:ind w:left="1560"/>
        <w:rPr>
          <w:rStyle w:val="eop"/>
        </w:rPr>
      </w:pPr>
      <w:r w:rsidRPr="004952F1">
        <w:rPr>
          <w:rStyle w:val="eop"/>
        </w:rPr>
        <w:t xml:space="preserve">The </w:t>
      </w:r>
      <w:del w:id="93" w:author="DTP" w:date="2026-05-08T17:04:00Z">
        <w:r w:rsidRPr="004952F1">
          <w:rPr>
            <w:rStyle w:val="eop"/>
          </w:rPr>
          <w:delText xml:space="preserve">total </w:delText>
        </w:r>
      </w:del>
      <w:r w:rsidRPr="004952F1">
        <w:rPr>
          <w:rStyle w:val="eop"/>
        </w:rPr>
        <w:t>quantum of bonds to be paid to Head, Transport for Victoria to ensure the completion of the works associated with the removal of the interim access.</w:t>
      </w:r>
    </w:p>
    <w:p w:rsidR="00210857" w:rsidRPr="004952F1" w:rsidP="00210857" w14:paraId="721316CF" w14:textId="77777777">
      <w:pPr>
        <w:pStyle w:val="paragraph"/>
        <w:spacing w:before="0" w:beforeAutospacing="0" w:after="0" w:afterAutospacing="0"/>
        <w:ind w:left="1125"/>
        <w:jc w:val="both"/>
        <w:textAlignment w:val="baseline"/>
        <w:rPr>
          <w:rStyle w:val="eop"/>
          <w:sz w:val="20"/>
          <w:szCs w:val="20"/>
        </w:rPr>
      </w:pPr>
      <w:r w:rsidRPr="004952F1">
        <w:rPr>
          <w:rStyle w:val="eop"/>
          <w:sz w:val="20"/>
          <w:szCs w:val="20"/>
        </w:rPr>
        <w:t>The owner will pay all costs and expenses of, and incidental to, the execution and recording of the agreement.</w:t>
      </w:r>
    </w:p>
    <w:p w:rsidR="00210857" w:rsidP="00F63BBB" w14:paraId="22CC2152" w14:textId="77777777">
      <w:pPr>
        <w:pStyle w:val="paragraph"/>
        <w:spacing w:before="0" w:beforeAutospacing="0" w:after="0" w:afterAutospacing="0"/>
        <w:ind w:left="1125"/>
        <w:jc w:val="both"/>
        <w:textAlignment w:val="baseline"/>
        <w:rPr>
          <w:rStyle w:val="eop"/>
          <w:sz w:val="20"/>
          <w:szCs w:val="20"/>
        </w:rPr>
      </w:pPr>
    </w:p>
    <w:p w:rsidR="008D4F45" w:rsidP="008D4F45" w14:paraId="32EF7F57" w14:textId="77777777">
      <w:pPr>
        <w:pStyle w:val="paragraph"/>
        <w:spacing w:before="0" w:beforeAutospacing="0" w:after="0" w:afterAutospacing="0"/>
        <w:ind w:left="1125"/>
        <w:jc w:val="both"/>
        <w:textAlignment w:val="baseline"/>
        <w:rPr>
          <w:rFonts w:ascii="Segoe UI" w:hAnsi="Segoe UI" w:cs="Segoe UI"/>
          <w:sz w:val="18"/>
          <w:szCs w:val="18"/>
        </w:rPr>
      </w:pPr>
      <w:r>
        <w:rPr>
          <w:rStyle w:val="normaltextrun"/>
          <w:b/>
          <w:bCs/>
          <w:sz w:val="20"/>
          <w:szCs w:val="20"/>
        </w:rPr>
        <w:t>Requirement – Sodic and dispersive soils management plan</w:t>
      </w:r>
      <w:r>
        <w:rPr>
          <w:rStyle w:val="eop"/>
          <w:sz w:val="20"/>
          <w:szCs w:val="20"/>
        </w:rPr>
        <w:t> </w:t>
      </w:r>
    </w:p>
    <w:p w:rsidR="008D4F45" w:rsidRPr="008D4F45" w:rsidP="008D4F45" w14:paraId="28F4F729" w14:textId="7A4A3F33">
      <w:pPr>
        <w:pStyle w:val="BodyText2000"/>
        <w:spacing w:before="0" w:after="120"/>
      </w:pPr>
      <w:r w:rsidRPr="008D4F45">
        <w:t>A proposal to subdivide land or construct or carry out earthworks, must demonstrate the site is suitable by providing a sodic and dispersive soils management plan</w:t>
      </w:r>
      <w:ins w:id="94" w:author="DTP" w:date="2026-05-08T14:57:00Z">
        <w:r w:rsidR="0073145D">
          <w:t xml:space="preserve"> for those areas </w:t>
        </w:r>
      </w:ins>
      <w:ins w:id="95" w:author="DTP" w:date="2026-05-08T14:57:00Z">
        <w:r w:rsidR="00237134">
          <w:t xml:space="preserve">in the precinct </w:t>
        </w:r>
      </w:ins>
      <w:ins w:id="96" w:author="DTP" w:date="2026-05-08T14:58:00Z">
        <w:r w:rsidR="00301EDF">
          <w:t>identified under clause 4.0 of this schedule</w:t>
        </w:r>
      </w:ins>
      <w:ins w:id="97" w:author="DTP" w:date="2026-05-08T14:59:00Z">
        <w:r w:rsidR="0040191E">
          <w:t xml:space="preserve"> (</w:t>
        </w:r>
      </w:ins>
      <w:ins w:id="98" w:author="DTP" w:date="2026-05-08T14:59:00Z">
        <w:r w:rsidRPr="008F08A3" w:rsidR="0040191E">
          <w:t xml:space="preserve">Sodic and Dispersive </w:t>
        </w:r>
      </w:ins>
      <w:ins w:id="99" w:author="DTP" w:date="2026-05-08T14:59:00Z">
        <w:r w:rsidR="0040191E">
          <w:t xml:space="preserve">Soils </w:t>
        </w:r>
      </w:ins>
      <w:commentRangeStart w:id="100"/>
      <w:ins w:id="101" w:author="DTP" w:date="2026-05-08T14:59:00Z">
        <w:r w:rsidRPr="008F08A3" w:rsidR="0040191E">
          <w:t>Assessment</w:t>
        </w:r>
      </w:ins>
      <w:commentRangeEnd w:id="100"/>
      <w:ins w:id="102" w:author="DTP" w:date="2026-05-08T16:36:00Z">
        <w:r w:rsidR="00B12DFD">
          <w:rPr>
            <w:rStyle w:val="CommentReference"/>
            <w:sz w:val="20"/>
            <w:szCs w:val="20"/>
          </w:rPr>
          <w:commentReference w:id="100"/>
        </w:r>
      </w:ins>
      <w:ins w:id="103" w:author="DTP" w:date="2026-05-08T14:59:00Z">
        <w:r w:rsidR="0040191E">
          <w:t>)</w:t>
        </w:r>
      </w:ins>
      <w:ins w:id="104" w:author="DTP" w:date="2026-05-11T10:00:00Z">
        <w:r w:rsidR="00957FE0">
          <w:t xml:space="preserve"> as requiring specific management</w:t>
        </w:r>
      </w:ins>
      <w:r w:rsidRPr="008D4F45">
        <w:t>. The</w:t>
      </w:r>
      <w:r w:rsidR="00011601">
        <w:t xml:space="preserve"> plan</w:t>
      </w:r>
      <w:r w:rsidRPr="008D4F45">
        <w:t> must be prepared by a suitability qualified professional, that describes: </w:t>
      </w:r>
    </w:p>
    <w:p w:rsidR="008D4F45" w:rsidRPr="008F08A3" w:rsidP="008D4F45" w14:paraId="58BAAF78" w14:textId="2434F4DD">
      <w:pPr>
        <w:pStyle w:val="BodyText20"/>
        <w:numPr>
          <w:ilvl w:val="0"/>
          <w:numId w:val="30"/>
        </w:numPr>
      </w:pPr>
      <w:r w:rsidRPr="008F08A3">
        <w:t>Implementation of</w:t>
      </w:r>
      <w:r w:rsidR="00F65047">
        <w:t xml:space="preserve"> the</w:t>
      </w:r>
      <w:r w:rsidRPr="008F08A3">
        <w:t xml:space="preserve"> recommendations of the Sodic and Dispersive </w:t>
      </w:r>
      <w:commentRangeStart w:id="105"/>
      <w:ins w:id="106" w:author="DTP" w:date="2026-05-08T14:44:00Z">
        <w:r w:rsidR="00B760C1">
          <w:t>Soils</w:t>
        </w:r>
      </w:ins>
      <w:commentRangeEnd w:id="105"/>
      <w:ins w:id="107" w:author="DTP" w:date="2026-05-08T16:36:00Z">
        <w:r w:rsidR="00B12DFD">
          <w:rPr>
            <w:rStyle w:val="CommentReference"/>
            <w:sz w:val="20"/>
            <w:szCs w:val="20"/>
          </w:rPr>
          <w:commentReference w:id="105"/>
        </w:r>
      </w:ins>
      <w:ins w:id="108" w:author="DTP" w:date="2026-05-08T14:44:00Z">
        <w:r w:rsidR="00B760C1">
          <w:t xml:space="preserve"> </w:t>
        </w:r>
      </w:ins>
      <w:r w:rsidRPr="008F08A3">
        <w:t>Assessment</w:t>
      </w:r>
      <w:r w:rsidR="00F65047">
        <w:t xml:space="preserve"> prepared</w:t>
      </w:r>
      <w:r w:rsidRPr="008F08A3">
        <w:t> under Clause 4.0 of this schedule</w:t>
      </w:r>
      <w:r w:rsidR="00C81B25">
        <w:t>.</w:t>
      </w:r>
      <w:r w:rsidRPr="008F08A3">
        <w:t> </w:t>
      </w:r>
    </w:p>
    <w:p w:rsidR="008D4F45" w:rsidP="008D4F45" w14:paraId="0CEA64B1" w14:textId="1004F3DF">
      <w:pPr>
        <w:pStyle w:val="BodyText20"/>
        <w:numPr>
          <w:ilvl w:val="0"/>
          <w:numId w:val="30"/>
        </w:numPr>
      </w:pPr>
      <w:r w:rsidRPr="008F08A3">
        <w:t>The extent of any proposed earthworks</w:t>
      </w:r>
      <w:r w:rsidR="00C81B25">
        <w:t>.</w:t>
      </w:r>
      <w:r w:rsidRPr="008F08A3">
        <w:t> </w:t>
      </w:r>
    </w:p>
    <w:p w:rsidR="008D4F45" w:rsidP="008D4F45" w14:paraId="17258277" w14:textId="2E66B2FA">
      <w:pPr>
        <w:pStyle w:val="BodyText20"/>
        <w:numPr>
          <w:ilvl w:val="0"/>
          <w:numId w:val="30"/>
        </w:numPr>
      </w:pPr>
      <w:r w:rsidRPr="008F08A3">
        <w:t>Soil management practices (including fill) with consideration of anticipated sodic and dispersive soil exposure</w:t>
      </w:r>
      <w:r w:rsidR="00C81B25">
        <w:t>.</w:t>
      </w:r>
      <w:r w:rsidRPr="008F08A3">
        <w:t> </w:t>
      </w:r>
    </w:p>
    <w:p w:rsidR="008D4F45" w:rsidP="008D4F45" w14:paraId="150AD07F" w14:textId="751EFC6D">
      <w:pPr>
        <w:pStyle w:val="BodyText20"/>
        <w:numPr>
          <w:ilvl w:val="0"/>
          <w:numId w:val="30"/>
        </w:numPr>
      </w:pPr>
      <w:r w:rsidRPr="008F08A3">
        <w:t>The management of drainage during all stages of development (including run-off)</w:t>
      </w:r>
      <w:r w:rsidR="00C81B25">
        <w:t>.</w:t>
      </w:r>
    </w:p>
    <w:p w:rsidR="008D4F45" w:rsidP="008D4F45" w14:paraId="5AED53A1" w14:textId="77872D71">
      <w:pPr>
        <w:pStyle w:val="BodyText20"/>
        <w:numPr>
          <w:ilvl w:val="0"/>
          <w:numId w:val="30"/>
        </w:numPr>
      </w:pPr>
      <w:r w:rsidRPr="008F08A3">
        <w:t>The staging of development</w:t>
      </w:r>
      <w:r w:rsidR="00C81B25">
        <w:t>.</w:t>
      </w:r>
      <w:r w:rsidRPr="008F08A3">
        <w:t> </w:t>
      </w:r>
    </w:p>
    <w:p w:rsidR="008D4F45" w:rsidP="008D4F45" w14:paraId="5DAE29DE" w14:textId="2FA7D0B3">
      <w:pPr>
        <w:pStyle w:val="BodyText20"/>
        <w:numPr>
          <w:ilvl w:val="0"/>
          <w:numId w:val="30"/>
        </w:numPr>
      </w:pPr>
      <w:r w:rsidRPr="008F08A3">
        <w:t>Any training and supervisions processes proposed for construction contractors to ensure compliance with the sodic and dispersive soils management plan</w:t>
      </w:r>
      <w:r w:rsidR="00C81B25">
        <w:t>.</w:t>
      </w:r>
      <w:r w:rsidRPr="008F08A3">
        <w:t> </w:t>
      </w:r>
    </w:p>
    <w:p w:rsidR="008D4F45" w:rsidP="008D4F45" w14:paraId="7D891671" w14:textId="2BC401FF">
      <w:pPr>
        <w:pStyle w:val="BodyText20"/>
        <w:numPr>
          <w:ilvl w:val="0"/>
          <w:numId w:val="30"/>
        </w:numPr>
      </w:pPr>
      <w:r w:rsidRPr="008F08A3">
        <w:t>Proposed document monitoring and reporting processes that ensure works are undertaken in accordance with the sodic and dispersive soils management plan</w:t>
      </w:r>
      <w:r w:rsidR="00C81B25">
        <w:t>.</w:t>
      </w:r>
      <w:r w:rsidRPr="008F08A3">
        <w:t> </w:t>
      </w:r>
    </w:p>
    <w:p w:rsidR="008D4F45" w:rsidP="008D4F45" w14:paraId="0F2EE35E" w14:textId="7EFA4D72">
      <w:pPr>
        <w:pStyle w:val="BodyText20"/>
        <w:numPr>
          <w:ilvl w:val="0"/>
          <w:numId w:val="30"/>
        </w:numPr>
      </w:pPr>
      <w:r w:rsidRPr="008F08A3">
        <w:t>Any treatment of soil proposed to be removed from the site</w:t>
      </w:r>
      <w:r w:rsidR="00C81B25">
        <w:t>.</w:t>
      </w:r>
      <w:r w:rsidRPr="008F08A3">
        <w:t> </w:t>
      </w:r>
    </w:p>
    <w:p w:rsidR="008D4F45" w:rsidP="008D4F45" w14:paraId="14D5396F" w14:textId="77777777">
      <w:pPr>
        <w:pStyle w:val="BodyText20"/>
        <w:numPr>
          <w:ilvl w:val="0"/>
          <w:numId w:val="30"/>
        </w:numPr>
      </w:pPr>
      <w:r w:rsidRPr="008F08A3">
        <w:t>Any post-construction monitoring and/or management requirements; and</w:t>
      </w:r>
    </w:p>
    <w:p w:rsidR="008D4F45" w:rsidP="008D4F45" w14:paraId="53091836" w14:textId="77777777">
      <w:pPr>
        <w:pStyle w:val="BodyText20"/>
        <w:numPr>
          <w:ilvl w:val="0"/>
          <w:numId w:val="30"/>
        </w:numPr>
      </w:pPr>
      <w:r w:rsidRPr="008F08A3">
        <w:t>Requirements for a site management plan including:  </w:t>
      </w:r>
    </w:p>
    <w:p w:rsidR="008D4F45" w:rsidRPr="008F08A3" w:rsidP="008D4F45" w14:paraId="1EF2B4FF" w14:textId="77777777">
      <w:pPr>
        <w:pStyle w:val="BodytextBlue"/>
        <w:numPr>
          <w:ilvl w:val="0"/>
          <w:numId w:val="18"/>
        </w:numPr>
        <w:tabs>
          <w:tab w:val="left" w:pos="1418"/>
          <w:tab w:val="clear" w:pos="1985"/>
        </w:tabs>
        <w:spacing w:before="0" w:after="120"/>
        <w:rPr>
          <w:color w:val="auto"/>
        </w:rPr>
      </w:pPr>
      <w:r w:rsidRPr="008F08A3">
        <w:rPr>
          <w:color w:val="auto"/>
        </w:rPr>
        <w:t>The management, volume and location of any stockpiles. </w:t>
      </w:r>
    </w:p>
    <w:p w:rsidR="008D4F45" w:rsidRPr="008F08A3" w:rsidP="008D4F45" w14:paraId="60166B42" w14:textId="77777777">
      <w:pPr>
        <w:pStyle w:val="BodytextBlue"/>
        <w:numPr>
          <w:ilvl w:val="0"/>
          <w:numId w:val="18"/>
        </w:numPr>
        <w:tabs>
          <w:tab w:val="left" w:pos="1418"/>
          <w:tab w:val="clear" w:pos="1985"/>
        </w:tabs>
        <w:spacing w:before="0" w:after="120"/>
        <w:rPr>
          <w:color w:val="auto"/>
        </w:rPr>
      </w:pPr>
      <w:r w:rsidRPr="008F08A3">
        <w:rPr>
          <w:color w:val="auto"/>
        </w:rPr>
        <w:t>Vehicle access and movement within the site area.  </w:t>
      </w:r>
    </w:p>
    <w:p w:rsidR="008D4F45" w:rsidRPr="008F08A3" w:rsidP="008D4F45" w14:paraId="571DADE6" w14:textId="77777777">
      <w:pPr>
        <w:pStyle w:val="BodytextBlue"/>
        <w:numPr>
          <w:ilvl w:val="0"/>
          <w:numId w:val="18"/>
        </w:numPr>
        <w:tabs>
          <w:tab w:val="left" w:pos="1418"/>
          <w:tab w:val="clear" w:pos="1985"/>
        </w:tabs>
        <w:spacing w:before="0" w:after="120"/>
        <w:rPr>
          <w:color w:val="auto"/>
        </w:rPr>
      </w:pPr>
      <w:r w:rsidRPr="008F08A3">
        <w:rPr>
          <w:color w:val="auto"/>
        </w:rPr>
        <w:t>Any treatment to manage the soil while works are undertaken. </w:t>
      </w:r>
    </w:p>
    <w:p w:rsidR="008D4F45" w:rsidRPr="008F08A3" w:rsidP="008D4F45" w14:paraId="28A5321D" w14:textId="77777777">
      <w:pPr>
        <w:pStyle w:val="BodytextBlue"/>
        <w:numPr>
          <w:ilvl w:val="0"/>
          <w:numId w:val="18"/>
        </w:numPr>
        <w:tabs>
          <w:tab w:val="left" w:pos="1418"/>
          <w:tab w:val="clear" w:pos="1985"/>
        </w:tabs>
        <w:spacing w:before="0" w:after="120"/>
        <w:rPr>
          <w:color w:val="auto"/>
        </w:rPr>
      </w:pPr>
      <w:r w:rsidRPr="008F08A3">
        <w:rPr>
          <w:color w:val="auto"/>
        </w:rPr>
        <w:t>Treatments to rehabilitate areas that are disturbed during site works. </w:t>
      </w:r>
    </w:p>
    <w:p w:rsidR="008D4F45" w:rsidRPr="008F08A3" w:rsidP="008D4F45" w14:paraId="6480490A" w14:textId="77777777">
      <w:pPr>
        <w:pStyle w:val="BodytextBlue"/>
        <w:numPr>
          <w:ilvl w:val="0"/>
          <w:numId w:val="18"/>
        </w:numPr>
        <w:tabs>
          <w:tab w:val="left" w:pos="1418"/>
          <w:tab w:val="clear" w:pos="1985"/>
        </w:tabs>
        <w:spacing w:before="0" w:after="120"/>
        <w:rPr>
          <w:color w:val="auto"/>
        </w:rPr>
      </w:pPr>
      <w:r w:rsidRPr="008F08A3">
        <w:rPr>
          <w:color w:val="auto"/>
        </w:rPr>
        <w:t>Any soil treatment to manage the soil to reduce risk to existing or current infrastructure and dwellings. </w:t>
      </w:r>
    </w:p>
    <w:p w:rsidR="008E43CE" w:rsidP="00F63BBB" w14:paraId="520E5BEF" w14:textId="07F2B7D2">
      <w:pPr>
        <w:pStyle w:val="paragraph"/>
        <w:spacing w:before="0" w:beforeAutospacing="0" w:after="0" w:afterAutospacing="0"/>
        <w:ind w:left="1125"/>
        <w:jc w:val="both"/>
        <w:textAlignment w:val="baseline"/>
        <w:rPr>
          <w:ins w:id="109" w:author="DTP" w:date="2026-05-08T14:22:00Z"/>
          <w:rStyle w:val="eop"/>
          <w:sz w:val="20"/>
          <w:szCs w:val="20"/>
        </w:rPr>
      </w:pPr>
      <w:r>
        <w:rPr>
          <w:rStyle w:val="eop"/>
          <w:sz w:val="20"/>
          <w:szCs w:val="20"/>
        </w:rPr>
        <w:t>The</w:t>
      </w:r>
      <w:r w:rsidRPr="008E43CE">
        <w:rPr>
          <w:rStyle w:val="eop"/>
          <w:sz w:val="20"/>
          <w:szCs w:val="20"/>
        </w:rPr>
        <w:t xml:space="preserve"> </w:t>
      </w:r>
      <w:r w:rsidRPr="00924EB3" w:rsidR="00924EB3">
        <w:rPr>
          <w:rStyle w:val="eop"/>
          <w:sz w:val="20"/>
          <w:szCs w:val="20"/>
        </w:rPr>
        <w:t xml:space="preserve">sodic and dispersive soils </w:t>
      </w:r>
      <w:r w:rsidRPr="008E43CE">
        <w:rPr>
          <w:rStyle w:val="eop"/>
          <w:sz w:val="20"/>
          <w:szCs w:val="20"/>
        </w:rPr>
        <w:t xml:space="preserve">site management plan must be </w:t>
      </w:r>
      <w:r w:rsidR="00003F4A">
        <w:rPr>
          <w:rStyle w:val="eop"/>
          <w:sz w:val="20"/>
          <w:szCs w:val="20"/>
        </w:rPr>
        <w:t>prepared</w:t>
      </w:r>
      <w:r w:rsidRPr="008E43CE">
        <w:rPr>
          <w:rStyle w:val="eop"/>
          <w:sz w:val="20"/>
          <w:szCs w:val="20"/>
        </w:rPr>
        <w:t xml:space="preserve"> to the satisfaction of the responsible authority before the development commences. </w:t>
      </w:r>
    </w:p>
    <w:p w:rsidR="008119E5" w:rsidRPr="008E43CE" w:rsidP="002452BF" w14:paraId="35C2863A" w14:textId="6AAFEA12">
      <w:pPr>
        <w:pStyle w:val="paragraph"/>
        <w:spacing w:before="0" w:beforeAutospacing="0" w:after="0" w:afterAutospacing="0"/>
        <w:jc w:val="both"/>
        <w:textAlignment w:val="baseline"/>
        <w:rPr>
          <w:del w:id="110" w:author="DTP" w:date="2026-05-08T14:23:00Z"/>
          <w:rStyle w:val="eop"/>
          <w:sz w:val="20"/>
          <w:szCs w:val="20"/>
        </w:rPr>
      </w:pPr>
    </w:p>
    <w:p w:rsidR="008E43CE" w:rsidP="00F63BBB" w14:paraId="5E20AC0A" w14:textId="77777777">
      <w:pPr>
        <w:pStyle w:val="paragraph"/>
        <w:spacing w:before="0" w:beforeAutospacing="0" w:after="0" w:afterAutospacing="0"/>
        <w:ind w:left="1125"/>
        <w:jc w:val="both"/>
        <w:textAlignment w:val="baseline"/>
        <w:rPr>
          <w:rStyle w:val="eop"/>
          <w:sz w:val="20"/>
          <w:szCs w:val="20"/>
          <w:highlight w:val="yellow"/>
        </w:rPr>
      </w:pPr>
    </w:p>
    <w:p w:rsidR="004776A7" w:rsidP="004776A7" w14:paraId="4DE62B52" w14:textId="1C0AA5C6">
      <w:pPr>
        <w:pStyle w:val="paragraph"/>
        <w:spacing w:before="0" w:beforeAutospacing="0" w:after="0" w:afterAutospacing="0"/>
        <w:ind w:left="1125"/>
        <w:jc w:val="both"/>
        <w:textAlignment w:val="baseline"/>
        <w:rPr>
          <w:rFonts w:ascii="Segoe UI" w:hAnsi="Segoe UI" w:cs="Segoe UI"/>
          <w:sz w:val="18"/>
          <w:szCs w:val="18"/>
        </w:rPr>
      </w:pPr>
      <w:r>
        <w:rPr>
          <w:rStyle w:val="normaltextrun"/>
          <w:b/>
          <w:bCs/>
          <w:sz w:val="20"/>
          <w:szCs w:val="20"/>
        </w:rPr>
        <w:t>Requirement – Coastal acid and sulfate soil</w:t>
      </w:r>
      <w:r w:rsidR="00C514F7">
        <w:rPr>
          <w:rStyle w:val="normaltextrun"/>
          <w:b/>
          <w:bCs/>
          <w:sz w:val="20"/>
          <w:szCs w:val="20"/>
        </w:rPr>
        <w:t>s</w:t>
      </w:r>
      <w:r>
        <w:rPr>
          <w:rStyle w:val="normaltextrun"/>
          <w:b/>
          <w:bCs/>
          <w:sz w:val="20"/>
          <w:szCs w:val="20"/>
        </w:rPr>
        <w:t xml:space="preserve"> management plan</w:t>
      </w:r>
      <w:r>
        <w:rPr>
          <w:rStyle w:val="eop"/>
          <w:sz w:val="20"/>
          <w:szCs w:val="20"/>
        </w:rPr>
        <w:t> </w:t>
      </w:r>
      <w:r w:rsidRPr="008E43CE" w:rsidR="009724E9">
        <w:rPr>
          <w:rStyle w:val="eop"/>
          <w:b/>
          <w:sz w:val="20"/>
          <w:szCs w:val="20"/>
        </w:rPr>
        <w:t>(CASSMP)</w:t>
      </w:r>
    </w:p>
    <w:p w:rsidR="004776A7" w:rsidP="004776A7" w14:paraId="1218B778" w14:textId="4C7C2A33">
      <w:pPr>
        <w:pStyle w:val="BodyText20"/>
      </w:pPr>
      <w:r w:rsidRPr="008F08A3">
        <w:t>A proposal to subdivide land or construct or carry out </w:t>
      </w:r>
      <w:commentRangeStart w:id="111"/>
      <w:del w:id="112" w:author="Hall &amp; Wilcox" w:date="2026-05-15T17:20:00Z">
        <w:r w:rsidRPr="008F08A3">
          <w:delText>bulk</w:delText>
        </w:r>
      </w:del>
      <w:r w:rsidRPr="008F08A3">
        <w:t xml:space="preserve"> </w:t>
      </w:r>
      <w:commentRangeEnd w:id="111"/>
      <w:r w:rsidRPr="008F08A3" w:rsidR="00CA71CF">
        <w:rPr>
          <w:rStyle w:val="CommentReference"/>
          <w:sz w:val="20"/>
          <w:szCs w:val="20"/>
        </w:rPr>
        <w:commentReference w:id="111"/>
      </w:r>
      <w:r w:rsidRPr="008F08A3">
        <w:t>earthworks</w:t>
      </w:r>
      <w:r>
        <w:t xml:space="preserve"> for a high-risk activity within a </w:t>
      </w:r>
      <w:r w:rsidR="001E3546">
        <w:t>coastal acid and sulfate soil (</w:t>
      </w:r>
      <w:r>
        <w:t>CASS</w:t>
      </w:r>
      <w:r w:rsidR="001E3546">
        <w:t>)</w:t>
      </w:r>
      <w:r>
        <w:t xml:space="preserve"> risk area</w:t>
      </w:r>
      <w:r w:rsidRPr="008F08A3">
        <w:t xml:space="preserve">, must demonstrate the site is suitable by providing a </w:t>
      </w:r>
      <w:r>
        <w:t>coastal acid and sulfate</w:t>
      </w:r>
      <w:r w:rsidRPr="008F08A3">
        <w:t xml:space="preserve"> soil management plan</w:t>
      </w:r>
      <w:r>
        <w:t>. The plan</w:t>
      </w:r>
      <w:r w:rsidRPr="008F08A3">
        <w:t> must be prepared by a suitability qualified professional, that describes: </w:t>
      </w:r>
    </w:p>
    <w:p w:rsidR="004776A7" w:rsidP="004776A7" w14:paraId="59431F6E" w14:textId="77777777">
      <w:pPr>
        <w:pStyle w:val="BodyText20"/>
        <w:numPr>
          <w:ilvl w:val="0"/>
          <w:numId w:val="30"/>
        </w:numPr>
      </w:pPr>
      <w:r>
        <w:t>Detailed CASS mapping including the vertical and spatial distribution of CASS onsite and offsite with chemical testing results and interpretations.</w:t>
      </w:r>
    </w:p>
    <w:p w:rsidR="004776A7" w:rsidP="004776A7" w14:paraId="7F199892" w14:textId="2E3F5810">
      <w:pPr>
        <w:pStyle w:val="BodyText20"/>
        <w:numPr>
          <w:ilvl w:val="0"/>
          <w:numId w:val="30"/>
        </w:numPr>
      </w:pPr>
      <w:r>
        <w:t xml:space="preserve">A description of the management strategies that should be used to minimise impacts from the oxidation of sulphides </w:t>
      </w:r>
      <w:r w:rsidR="001A2BFA">
        <w:t>including managing</w:t>
      </w:r>
      <w:r>
        <w:t xml:space="preserve"> excavations to limit oxidation (e.g. avoid disturbing CASS materials, minimising disturbance to groundwater, trenchless technology), planned treatment (in-situ or ex-situ liming) and containment strategies of CASS and leachate, water table management.</w:t>
      </w:r>
    </w:p>
    <w:p w:rsidR="004776A7" w:rsidP="004776A7" w14:paraId="13FF2289" w14:textId="77777777">
      <w:pPr>
        <w:pStyle w:val="BodyText20"/>
        <w:numPr>
          <w:ilvl w:val="0"/>
          <w:numId w:val="30"/>
        </w:numPr>
      </w:pPr>
      <w:r w:rsidRPr="525832D0">
        <w:t>Overview of proposed works including detailed descriptions of any dewatering and drainage works, any soil excavations, delineation of geological lenses and horizons that may affect dewatering, plans for temporary above ground storage of CASS and plans for reuse/disposal of CASS.</w:t>
      </w:r>
    </w:p>
    <w:p w:rsidR="004776A7" w:rsidRPr="009B391E" w:rsidP="004776A7" w14:paraId="3DDCA13C" w14:textId="77777777">
      <w:pPr>
        <w:pStyle w:val="BodyText20"/>
        <w:numPr>
          <w:ilvl w:val="0"/>
          <w:numId w:val="30"/>
        </w:numPr>
      </w:pPr>
      <w:r w:rsidRPr="009B391E">
        <w:t>Details on how the planned management activities integrate with different components of the project including construction and other environmental management activities.</w:t>
      </w:r>
    </w:p>
    <w:p w:rsidR="004776A7" w:rsidRPr="009B391E" w:rsidP="004776A7" w14:paraId="54224EDE" w14:textId="77777777">
      <w:pPr>
        <w:pStyle w:val="BodyText20"/>
        <w:numPr>
          <w:ilvl w:val="0"/>
          <w:numId w:val="30"/>
        </w:numPr>
      </w:pPr>
      <w:r w:rsidRPr="009B391E">
        <w:t>Performance criteria for monitoring the effectiveness of the CASS management strategies during construction.</w:t>
      </w:r>
    </w:p>
    <w:p w:rsidR="004776A7" w:rsidRPr="009B391E" w:rsidP="004776A7" w14:paraId="43386CD8" w14:textId="77777777">
      <w:pPr>
        <w:pStyle w:val="BodyText20"/>
        <w:numPr>
          <w:ilvl w:val="0"/>
          <w:numId w:val="30"/>
        </w:numPr>
      </w:pPr>
      <w:r w:rsidRPr="009B391E">
        <w:t>Monitoring program which includes proposed location of monitoring points and frequency of monitoring, details of sampling and analytical parameters and details of procedures to be undertaken in the event that monitoring indicates that thresholds are being exceeded.</w:t>
      </w:r>
    </w:p>
    <w:p w:rsidR="004776A7" w:rsidRPr="009B391E" w:rsidP="004776A7" w14:paraId="66B47E45" w14:textId="77777777">
      <w:pPr>
        <w:pStyle w:val="BodyText20"/>
        <w:numPr>
          <w:ilvl w:val="0"/>
          <w:numId w:val="30"/>
        </w:numPr>
      </w:pPr>
      <w:r w:rsidRPr="009B391E">
        <w:t>Contingency procedures need to be developed as part of the CASSMP in order to manage impacts in the event of management strategies failure.</w:t>
      </w:r>
    </w:p>
    <w:p w:rsidR="004776A7" w:rsidRPr="009B391E" w:rsidP="004776A7" w14:paraId="355D1B2C" w14:textId="77777777">
      <w:pPr>
        <w:pStyle w:val="BodyText20"/>
        <w:numPr>
          <w:ilvl w:val="0"/>
          <w:numId w:val="30"/>
        </w:numPr>
      </w:pPr>
      <w:r w:rsidRPr="009B391E">
        <w:t>The CASSMP should generally align with:</w:t>
      </w:r>
    </w:p>
    <w:p w:rsidR="004776A7" w:rsidRPr="009B391E" w:rsidP="004776A7" w14:paraId="4FE8355C" w14:textId="77777777">
      <w:pPr>
        <w:pStyle w:val="BodytextBlue"/>
        <w:numPr>
          <w:ilvl w:val="0"/>
          <w:numId w:val="18"/>
        </w:numPr>
        <w:tabs>
          <w:tab w:val="left" w:pos="1418"/>
          <w:tab w:val="clear" w:pos="1985"/>
        </w:tabs>
        <w:spacing w:before="0" w:after="120"/>
        <w:rPr>
          <w:color w:val="auto"/>
        </w:rPr>
      </w:pPr>
      <w:r w:rsidRPr="009B391E">
        <w:rPr>
          <w:color w:val="auto"/>
        </w:rPr>
        <w:t>the Victorian Best Practice Guidelines for Assessing and Managing Coastal Acid Sulfate Soils (Victorian Government Department of Sustainability and Environment, October 2010); and</w:t>
      </w:r>
    </w:p>
    <w:p w:rsidR="004776A7" w:rsidRPr="009B391E" w:rsidP="004776A7" w14:paraId="1A53E41D" w14:textId="77777777">
      <w:pPr>
        <w:pStyle w:val="BodytextBlue"/>
        <w:numPr>
          <w:ilvl w:val="0"/>
          <w:numId w:val="18"/>
        </w:numPr>
        <w:tabs>
          <w:tab w:val="left" w:pos="1418"/>
          <w:tab w:val="clear" w:pos="1985"/>
        </w:tabs>
        <w:spacing w:before="0" w:after="120"/>
        <w:rPr>
          <w:color w:val="auto"/>
        </w:rPr>
      </w:pPr>
      <w:r w:rsidRPr="009B391E">
        <w:rPr>
          <w:color w:val="auto"/>
        </w:rPr>
        <w:t>the National Acid Sulfate Soils Guidance (Water Quality Australia, 2018).</w:t>
      </w:r>
    </w:p>
    <w:p w:rsidR="00D149F1" w:rsidP="00D149F1" w14:paraId="69CF0B79" w14:textId="592B18BD">
      <w:pPr>
        <w:pStyle w:val="paragraph"/>
        <w:spacing w:before="0" w:beforeAutospacing="0" w:after="0" w:afterAutospacing="0"/>
        <w:ind w:left="1125"/>
        <w:jc w:val="both"/>
        <w:textAlignment w:val="baseline"/>
        <w:rPr>
          <w:ins w:id="113" w:author="DTP" w:date="2026-05-08T13:32:00Z"/>
          <w:rStyle w:val="eop"/>
          <w:sz w:val="20"/>
          <w:szCs w:val="20"/>
        </w:rPr>
      </w:pPr>
      <w:r w:rsidRPr="008E43CE">
        <w:rPr>
          <w:rStyle w:val="eop"/>
          <w:sz w:val="20"/>
          <w:szCs w:val="20"/>
        </w:rPr>
        <w:t>A</w:t>
      </w:r>
      <w:r w:rsidR="00924EB3">
        <w:rPr>
          <w:rStyle w:val="eop"/>
          <w:sz w:val="20"/>
          <w:szCs w:val="20"/>
        </w:rPr>
        <w:t xml:space="preserve"> </w:t>
      </w:r>
      <w:r w:rsidRPr="00924EB3" w:rsidR="00924EB3">
        <w:rPr>
          <w:rStyle w:val="eop"/>
          <w:sz w:val="20"/>
          <w:szCs w:val="20"/>
        </w:rPr>
        <w:t>coastal acid and sulfate soil</w:t>
      </w:r>
      <w:r w:rsidRPr="008E43CE">
        <w:rPr>
          <w:rStyle w:val="eop"/>
          <w:sz w:val="20"/>
          <w:szCs w:val="20"/>
        </w:rPr>
        <w:t xml:space="preserve"> site management plan must be </w:t>
      </w:r>
      <w:r w:rsidR="00924EB3">
        <w:rPr>
          <w:rStyle w:val="eop"/>
          <w:sz w:val="20"/>
          <w:szCs w:val="20"/>
        </w:rPr>
        <w:t>prepared</w:t>
      </w:r>
      <w:r w:rsidRPr="008E43CE">
        <w:rPr>
          <w:rStyle w:val="eop"/>
          <w:sz w:val="20"/>
          <w:szCs w:val="20"/>
        </w:rPr>
        <w:t xml:space="preserve"> to the satisfaction of the responsible authority before the development commences. </w:t>
      </w:r>
    </w:p>
    <w:p w:rsidR="00420290" w:rsidP="00D149F1" w14:paraId="2E2AA74F" w14:textId="77777777">
      <w:pPr>
        <w:pStyle w:val="paragraph"/>
        <w:spacing w:before="0" w:beforeAutospacing="0" w:after="0" w:afterAutospacing="0"/>
        <w:ind w:left="1125"/>
        <w:jc w:val="both"/>
        <w:textAlignment w:val="baseline"/>
        <w:rPr>
          <w:ins w:id="114" w:author="DTP" w:date="2026-05-08T13:32:00Z"/>
          <w:rStyle w:val="eop"/>
          <w:sz w:val="20"/>
          <w:szCs w:val="20"/>
        </w:rPr>
      </w:pPr>
    </w:p>
    <w:p w:rsidR="00420290" w:rsidRPr="00247445" w:rsidP="00420290" w14:paraId="36FDB659" w14:textId="02DD71B9">
      <w:pPr>
        <w:pStyle w:val="BodyText200"/>
        <w:rPr>
          <w:ins w:id="115" w:author="DTP" w:date="2026-05-08T13:32:00Z"/>
          <w:b/>
          <w:bCs/>
          <w:strike/>
          <w:rPrChange w:id="116" w:author="Hall &amp; Wilcox" w:date="2026-05-15T17:21:00Z">
            <w:rPr>
              <w:b/>
              <w:bCs/>
            </w:rPr>
          </w:rPrChange>
        </w:rPr>
      </w:pPr>
      <w:ins w:id="117" w:author="DTP" w:date="2026-05-08T13:32:00Z">
        <w:r w:rsidRPr="00247445">
          <w:rPr>
            <w:b/>
            <w:bCs/>
            <w:strike/>
            <w:rPrChange w:id="118" w:author="Hall &amp; Wilcox" w:date="2026-05-15T17:21:00Z">
              <w:rPr>
                <w:b/>
                <w:bCs/>
              </w:rPr>
            </w:rPrChange>
          </w:rPr>
          <w:t>Condition – Conservati</w:t>
        </w:r>
      </w:ins>
      <w:ins w:id="119" w:author="DTP" w:date="2026-05-08T13:33:00Z">
        <w:r w:rsidRPr="00247445">
          <w:rPr>
            <w:b/>
            <w:bCs/>
            <w:strike/>
            <w:rPrChange w:id="120" w:author="Hall &amp; Wilcox" w:date="2026-05-15T17:21:00Z">
              <w:rPr>
                <w:b/>
                <w:bCs/>
              </w:rPr>
            </w:rPrChange>
          </w:rPr>
          <w:t>on Area Management Plan</w:t>
        </w:r>
      </w:ins>
      <w:ins w:id="121" w:author="DTP" w:date="2026-05-08T13:32:00Z">
        <w:r w:rsidRPr="00247445">
          <w:rPr>
            <w:b/>
            <w:bCs/>
            <w:strike/>
            <w:rPrChange w:id="122" w:author="Hall &amp; Wilcox" w:date="2026-05-15T17:21:00Z">
              <w:rPr>
                <w:b/>
                <w:bCs/>
              </w:rPr>
            </w:rPrChange>
          </w:rPr>
          <w:t xml:space="preserve"> </w:t>
        </w:r>
      </w:ins>
      <w:commentRangeStart w:id="123"/>
      <w:commentRangeStart w:id="124"/>
      <w:ins w:id="125" w:author="DTP" w:date="2026-05-08T13:32:00Z">
        <w:r w:rsidRPr="00247445">
          <w:rPr>
            <w:b/>
            <w:bCs/>
            <w:strike/>
            <w:rPrChange w:id="126" w:author="Hall &amp; Wilcox" w:date="2026-05-15T17:21:00Z">
              <w:rPr>
                <w:b/>
                <w:bCs/>
              </w:rPr>
            </w:rPrChange>
          </w:rPr>
          <w:t>Agreement</w:t>
        </w:r>
      </w:ins>
      <w:commentRangeEnd w:id="123"/>
      <w:ins w:id="127" w:author="DTP" w:date="2026-05-08T16:40:00Z">
        <w:r w:rsidRPr="00247445" w:rsidR="00C50BA1">
          <w:rPr>
            <w:rStyle w:val="CommentReference"/>
            <w:b/>
            <w:bCs/>
            <w:strike/>
            <w:sz w:val="20"/>
            <w:szCs w:val="20"/>
            <w:rPrChange w:id="128" w:author="Hall &amp; Wilcox" w:date="2026-05-15T17:21:00Z">
              <w:rPr>
                <w:rStyle w:val="CommentReference"/>
                <w:b/>
                <w:bCs/>
                <w:sz w:val="20"/>
                <w:szCs w:val="20"/>
              </w:rPr>
            </w:rPrChange>
          </w:rPr>
          <w:commentReference w:id="123"/>
        </w:r>
      </w:ins>
      <w:commentRangeEnd w:id="124"/>
      <w:r w:rsidRPr="00247445" w:rsidR="00247445">
        <w:rPr>
          <w:rStyle w:val="CommentReference"/>
          <w:b/>
          <w:bCs/>
          <w:strike/>
          <w:sz w:val="20"/>
          <w:szCs w:val="20"/>
          <w:rPrChange w:id="129" w:author="Hall &amp; Wilcox" w:date="2026-05-15T17:21:00Z">
            <w:rPr>
              <w:rStyle w:val="CommentReference"/>
              <w:b/>
              <w:bCs/>
              <w:sz w:val="20"/>
              <w:szCs w:val="20"/>
            </w:rPr>
          </w:rPrChange>
        </w:rPr>
        <w:commentReference w:id="124"/>
      </w:r>
      <w:ins w:id="130" w:author="DTP" w:date="2026-05-08T13:32:00Z">
        <w:r w:rsidRPr="00247445">
          <w:rPr>
            <w:b/>
            <w:bCs/>
            <w:strike/>
            <w:rPrChange w:id="131" w:author="Hall &amp; Wilcox" w:date="2026-05-15T17:21:00Z">
              <w:rPr>
                <w:b/>
                <w:bCs/>
              </w:rPr>
            </w:rPrChange>
          </w:rPr>
          <w:t xml:space="preserve"> </w:t>
        </w:r>
      </w:ins>
    </w:p>
    <w:p w:rsidR="00BF1463" w:rsidRPr="00247445" w:rsidP="00420290" w14:paraId="6E39B4A1" w14:textId="25F33BD6">
      <w:pPr>
        <w:pStyle w:val="paragraph"/>
        <w:spacing w:before="0" w:beforeAutospacing="0" w:after="0" w:afterAutospacing="0"/>
        <w:ind w:left="1125"/>
        <w:jc w:val="both"/>
        <w:textAlignment w:val="baseline"/>
        <w:rPr>
          <w:ins w:id="132" w:author="DTP" w:date="2026-05-08T13:38:00Z"/>
          <w:strike/>
          <w:sz w:val="20"/>
          <w:rPrChange w:id="133" w:author="Hall &amp; Wilcox" w:date="2026-05-15T17:21:00Z">
            <w:rPr>
              <w:sz w:val="20"/>
            </w:rPr>
          </w:rPrChange>
        </w:rPr>
      </w:pPr>
      <w:ins w:id="134" w:author="DTP" w:date="2026-05-08T13:38:00Z">
        <w:r w:rsidRPr="00247445">
          <w:rPr>
            <w:strike/>
            <w:sz w:val="20"/>
            <w:rPrChange w:id="135" w:author="Hall &amp; Wilcox" w:date="2026-05-15T17:21:00Z">
              <w:rPr>
                <w:sz w:val="20"/>
              </w:rPr>
            </w:rPrChange>
          </w:rPr>
          <w:t>A permit to subdivide land containing a conservation area as shown in Plan 1 of this schedule must include the following condition:</w:t>
        </w:r>
      </w:ins>
    </w:p>
    <w:p w:rsidR="00BF1463" w:rsidRPr="00247445" w:rsidP="00420290" w14:paraId="49D23CCA" w14:textId="77777777">
      <w:pPr>
        <w:pStyle w:val="paragraph"/>
        <w:spacing w:before="0" w:beforeAutospacing="0" w:after="0" w:afterAutospacing="0"/>
        <w:ind w:left="1125"/>
        <w:jc w:val="both"/>
        <w:textAlignment w:val="baseline"/>
        <w:rPr>
          <w:ins w:id="136" w:author="DTP" w:date="2026-05-08T13:38:00Z"/>
          <w:strike/>
          <w:sz w:val="20"/>
          <w:rPrChange w:id="137" w:author="Hall &amp; Wilcox" w:date="2026-05-15T17:21:00Z">
            <w:rPr>
              <w:sz w:val="20"/>
            </w:rPr>
          </w:rPrChange>
        </w:rPr>
      </w:pPr>
    </w:p>
    <w:p w:rsidR="00697C8D" w:rsidRPr="00247445" w:rsidP="00420290" w14:paraId="62923293" w14:textId="2D0349AE">
      <w:pPr>
        <w:pStyle w:val="paragraph"/>
        <w:spacing w:before="0" w:beforeAutospacing="0" w:after="0" w:afterAutospacing="0"/>
        <w:ind w:left="1125"/>
        <w:jc w:val="both"/>
        <w:textAlignment w:val="baseline"/>
        <w:rPr>
          <w:ins w:id="138" w:author="DTP" w:date="2026-05-08T13:38:00Z"/>
          <w:strike/>
          <w:sz w:val="20"/>
          <w:rPrChange w:id="139" w:author="Hall &amp; Wilcox" w:date="2026-05-15T17:21:00Z">
            <w:rPr>
              <w:sz w:val="20"/>
            </w:rPr>
          </w:rPrChange>
        </w:rPr>
      </w:pPr>
      <w:ins w:id="140" w:author="DTP" w:date="2026-05-08T13:32:00Z">
        <w:r w:rsidRPr="00247445">
          <w:rPr>
            <w:strike/>
            <w:sz w:val="20"/>
            <w:rPrChange w:id="141" w:author="Hall &amp; Wilcox" w:date="2026-05-15T17:21:00Z">
              <w:rPr>
                <w:sz w:val="20"/>
              </w:rPr>
            </w:rPrChange>
          </w:rPr>
          <w:t xml:space="preserve">Prior to the certification of a plan of subdivision, an agreement </w:t>
        </w:r>
      </w:ins>
      <w:ins w:id="142" w:author="DTP" w:date="2026-05-08T13:34:00Z">
        <w:r w:rsidRPr="00247445" w:rsidR="008308A9">
          <w:rPr>
            <w:strike/>
            <w:sz w:val="20"/>
            <w:rPrChange w:id="143" w:author="Hall &amp; Wilcox" w:date="2026-05-15T17:21:00Z">
              <w:rPr>
                <w:sz w:val="20"/>
              </w:rPr>
            </w:rPrChange>
          </w:rPr>
          <w:t xml:space="preserve">under Section 173 of the </w:t>
        </w:r>
      </w:ins>
      <w:ins w:id="144" w:author="DTP" w:date="2026-05-08T13:34:00Z">
        <w:r w:rsidRPr="00247445" w:rsidR="008308A9">
          <w:rPr>
            <w:i/>
            <w:iCs/>
            <w:strike/>
            <w:sz w:val="20"/>
            <w:rPrChange w:id="145" w:author="Hall &amp; Wilcox" w:date="2026-05-15T17:21:00Z">
              <w:rPr>
                <w:i/>
                <w:iCs/>
                <w:sz w:val="20"/>
              </w:rPr>
            </w:rPrChange>
          </w:rPr>
          <w:t>Planning and Environment Act 1987</w:t>
        </w:r>
      </w:ins>
      <w:ins w:id="146" w:author="DTP" w:date="2026-05-08T13:34:00Z">
        <w:r w:rsidRPr="00247445" w:rsidR="008308A9">
          <w:rPr>
            <w:strike/>
            <w:sz w:val="20"/>
            <w:rPrChange w:id="147" w:author="Hall &amp; Wilcox" w:date="2026-05-15T17:21:00Z">
              <w:rPr>
                <w:sz w:val="20"/>
              </w:rPr>
            </w:rPrChange>
          </w:rPr>
          <w:t xml:space="preserve"> must be entered into between the owner of the land or other person in anticipation of becoming the owner of the land, the responsible authority and Greater Geelong City Council (where Council is not otherwise the responsible authority</w:t>
        </w:r>
      </w:ins>
      <w:ins w:id="148" w:author="DTP" w:date="2026-05-08T13:35:00Z">
        <w:r w:rsidRPr="00247445" w:rsidR="004E07DC">
          <w:rPr>
            <w:strike/>
            <w:sz w:val="20"/>
            <w:rPrChange w:id="149" w:author="Hall &amp; Wilcox" w:date="2026-05-15T17:21:00Z">
              <w:rPr>
                <w:sz w:val="20"/>
              </w:rPr>
            </w:rPrChange>
          </w:rPr>
          <w:t>)</w:t>
        </w:r>
      </w:ins>
      <w:ins w:id="150" w:author="DTP" w:date="2026-05-08T13:38:00Z">
        <w:r w:rsidRPr="00247445">
          <w:rPr>
            <w:strike/>
            <w:sz w:val="20"/>
            <w:rPrChange w:id="151" w:author="Hall &amp; Wilcox" w:date="2026-05-15T17:21:00Z">
              <w:rPr>
                <w:sz w:val="20"/>
              </w:rPr>
            </w:rPrChange>
          </w:rPr>
          <w:t>.</w:t>
        </w:r>
      </w:ins>
    </w:p>
    <w:p w:rsidR="00697C8D" w:rsidRPr="00247445" w:rsidP="00420290" w14:paraId="0D7019D2" w14:textId="77777777">
      <w:pPr>
        <w:pStyle w:val="paragraph"/>
        <w:spacing w:before="0" w:beforeAutospacing="0" w:after="0" w:afterAutospacing="0"/>
        <w:ind w:left="1125"/>
        <w:jc w:val="both"/>
        <w:textAlignment w:val="baseline"/>
        <w:rPr>
          <w:ins w:id="152" w:author="DTP" w:date="2026-05-08T13:38:00Z"/>
          <w:strike/>
          <w:sz w:val="20"/>
          <w:rPrChange w:id="153" w:author="Hall &amp; Wilcox" w:date="2026-05-15T17:21:00Z">
            <w:rPr>
              <w:sz w:val="20"/>
            </w:rPr>
          </w:rPrChange>
        </w:rPr>
      </w:pPr>
    </w:p>
    <w:p w:rsidR="008357ED" w:rsidRPr="00247445" w:rsidP="003C2CD2" w14:paraId="48334E3E" w14:textId="3EC4C1FB">
      <w:pPr>
        <w:pStyle w:val="paragraph"/>
        <w:spacing w:before="0" w:beforeAutospacing="0" w:after="0" w:afterAutospacing="0"/>
        <w:ind w:left="1125"/>
        <w:jc w:val="both"/>
        <w:textAlignment w:val="baseline"/>
        <w:rPr>
          <w:ins w:id="154" w:author="DTP" w:date="2026-05-08T13:33:00Z"/>
          <w:strike/>
          <w:sz w:val="20"/>
          <w:rPrChange w:id="155" w:author="Hall &amp; Wilcox" w:date="2026-05-15T17:21:00Z">
            <w:rPr>
              <w:sz w:val="20"/>
            </w:rPr>
          </w:rPrChange>
        </w:rPr>
      </w:pPr>
      <w:ins w:id="156" w:author="DTP" w:date="2026-05-08T13:38:00Z">
        <w:r w:rsidRPr="00247445">
          <w:rPr>
            <w:strike/>
            <w:sz w:val="20"/>
            <w:rPrChange w:id="157" w:author="Hall &amp; Wilcox" w:date="2026-05-15T17:21:00Z">
              <w:rPr>
                <w:sz w:val="20"/>
              </w:rPr>
            </w:rPrChange>
          </w:rPr>
          <w:t xml:space="preserve">The agreement must </w:t>
        </w:r>
      </w:ins>
      <w:ins w:id="158" w:author="DTP" w:date="2026-05-08T13:39:00Z">
        <w:r w:rsidRPr="00247445">
          <w:rPr>
            <w:strike/>
            <w:sz w:val="20"/>
            <w:rPrChange w:id="159" w:author="Hall &amp; Wilcox" w:date="2026-05-15T17:21:00Z">
              <w:rPr>
                <w:sz w:val="20"/>
              </w:rPr>
            </w:rPrChange>
          </w:rPr>
          <w:t>implement the recommendation</w:t>
        </w:r>
      </w:ins>
      <w:ins w:id="160" w:author="DTP" w:date="2026-05-08T13:42:00Z">
        <w:r w:rsidRPr="00247445" w:rsidR="003C2CD2">
          <w:rPr>
            <w:strike/>
            <w:sz w:val="20"/>
            <w:rPrChange w:id="161" w:author="Hall &amp; Wilcox" w:date="2026-05-15T17:21:00Z">
              <w:rPr>
                <w:sz w:val="20"/>
              </w:rPr>
            </w:rPrChange>
          </w:rPr>
          <w:t>s</w:t>
        </w:r>
      </w:ins>
      <w:ins w:id="162" w:author="DTP" w:date="2026-05-08T13:39:00Z">
        <w:r w:rsidRPr="00247445">
          <w:rPr>
            <w:strike/>
            <w:sz w:val="20"/>
            <w:rPrChange w:id="163" w:author="Hall &amp; Wilcox" w:date="2026-05-15T17:21:00Z">
              <w:rPr>
                <w:sz w:val="20"/>
              </w:rPr>
            </w:rPrChange>
          </w:rPr>
          <w:t xml:space="preserve"> of the Conservation Area Management Plan prepared under clause 4.0 of this schedule</w:t>
        </w:r>
      </w:ins>
      <w:ins w:id="164" w:author="DTP" w:date="2026-05-08T13:42:00Z">
        <w:r w:rsidRPr="00247445" w:rsidR="003C2CD2">
          <w:rPr>
            <w:strike/>
            <w:sz w:val="20"/>
            <w:rPrChange w:id="165" w:author="Hall &amp; Wilcox" w:date="2026-05-15T17:21:00Z">
              <w:rPr>
                <w:sz w:val="20"/>
              </w:rPr>
            </w:rPrChange>
          </w:rPr>
          <w:t>, including</w:t>
        </w:r>
      </w:ins>
      <w:ins w:id="166" w:author="DTP" w:date="2026-05-08T13:39:00Z">
        <w:r w:rsidRPr="00247445">
          <w:rPr>
            <w:strike/>
            <w:sz w:val="20"/>
            <w:rPrChange w:id="167" w:author="Hall &amp; Wilcox" w:date="2026-05-15T17:21:00Z">
              <w:rPr>
                <w:sz w:val="20"/>
              </w:rPr>
            </w:rPrChange>
          </w:rPr>
          <w:t xml:space="preserve"> </w:t>
        </w:r>
      </w:ins>
      <w:ins w:id="168" w:author="DTP" w:date="2026-05-08T13:40:00Z">
        <w:r w:rsidRPr="00247445">
          <w:rPr>
            <w:strike/>
            <w:sz w:val="20"/>
            <w:rPrChange w:id="169" w:author="Hall &amp; Wilcox" w:date="2026-05-15T17:21:00Z">
              <w:rPr>
                <w:sz w:val="20"/>
              </w:rPr>
            </w:rPrChange>
          </w:rPr>
          <w:t>identify</w:t>
        </w:r>
      </w:ins>
      <w:ins w:id="170" w:author="DTP" w:date="2026-05-08T13:42:00Z">
        <w:r w:rsidRPr="00247445" w:rsidR="003C2CD2">
          <w:rPr>
            <w:strike/>
            <w:sz w:val="20"/>
            <w:rPrChange w:id="171" w:author="Hall &amp; Wilcox" w:date="2026-05-15T17:21:00Z">
              <w:rPr>
                <w:sz w:val="20"/>
              </w:rPr>
            </w:rPrChange>
          </w:rPr>
          <w:t>ing</w:t>
        </w:r>
      </w:ins>
      <w:ins w:id="172" w:author="DTP" w:date="2026-05-08T13:40:00Z">
        <w:r w:rsidRPr="00247445">
          <w:rPr>
            <w:strike/>
            <w:sz w:val="20"/>
            <w:rPrChange w:id="173" w:author="Hall &amp; Wilcox" w:date="2026-05-15T17:21:00Z">
              <w:rPr>
                <w:sz w:val="20"/>
              </w:rPr>
            </w:rPrChange>
          </w:rPr>
          <w:t xml:space="preserve"> </w:t>
        </w:r>
      </w:ins>
      <w:ins w:id="174" w:author="DTP" w:date="2026-05-08T13:41:00Z">
        <w:r w:rsidRPr="00247445" w:rsidR="00C2693B">
          <w:rPr>
            <w:strike/>
            <w:sz w:val="20"/>
            <w:rPrChange w:id="175" w:author="Hall &amp; Wilcox" w:date="2026-05-15T17:21:00Z">
              <w:rPr>
                <w:sz w:val="20"/>
              </w:rPr>
            </w:rPrChange>
          </w:rPr>
          <w:t xml:space="preserve">the </w:t>
        </w:r>
      </w:ins>
      <w:ins w:id="176" w:author="DTP" w:date="2026-05-08T13:40:00Z">
        <w:r w:rsidRPr="00247445">
          <w:rPr>
            <w:strike/>
            <w:sz w:val="20"/>
            <w:rPrChange w:id="177" w:author="Hall &amp; Wilcox" w:date="2026-05-15T17:21:00Z">
              <w:rPr>
                <w:sz w:val="20"/>
              </w:rPr>
            </w:rPrChange>
          </w:rPr>
          <w:t>landowner/s for funding the conservation actions, monitoring and management responsibilities</w:t>
        </w:r>
      </w:ins>
      <w:ins w:id="178" w:author="DTP" w:date="2026-05-08T13:41:00Z">
        <w:r w:rsidRPr="00247445" w:rsidR="003C2CD2">
          <w:rPr>
            <w:strike/>
            <w:sz w:val="20"/>
            <w:rPrChange w:id="179" w:author="Hall &amp; Wilcox" w:date="2026-05-15T17:21:00Z">
              <w:rPr>
                <w:sz w:val="20"/>
              </w:rPr>
            </w:rPrChange>
          </w:rPr>
          <w:t>.</w:t>
        </w:r>
      </w:ins>
    </w:p>
    <w:p w:rsidR="0070225A" w:rsidRPr="00247445" w14:paraId="2424AD11" w14:textId="253BA9CD">
      <w:pPr>
        <w:pStyle w:val="paragraph"/>
        <w:spacing w:before="0" w:beforeAutospacing="0" w:after="0" w:afterAutospacing="0"/>
        <w:ind w:left="0"/>
        <w:jc w:val="both"/>
        <w:textAlignment w:val="baseline"/>
        <w:pPrChange w:id="180" w:author="DTP" w:date="2026-05-08T13:41:00Z">
          <w:pPr>
            <w:pStyle w:val="paragraph"/>
            <w:spacing w:before="0" w:beforeAutospacing="0" w:after="0" w:afterAutospacing="0"/>
            <w:ind w:left="1125"/>
            <w:jc w:val="both"/>
            <w:textAlignment w:val="baseline"/>
          </w:pPr>
        </w:pPrChange>
        <w:rPr>
          <w:del w:id="181" w:author="DTP" w:date="2026-05-08T13:41:00Z"/>
          <w:rStyle w:val="eop"/>
          <w:strike/>
          <w:sz w:val="20"/>
          <w:szCs w:val="20"/>
          <w:rPrChange w:id="182" w:author="Hall &amp; Wilcox" w:date="2026-05-15T17:21:00Z">
            <w:rPr>
              <w:rStyle w:val="eop"/>
              <w:sz w:val="20"/>
              <w:szCs w:val="20"/>
            </w:rPr>
          </w:rPrChange>
        </w:rPr>
      </w:pPr>
    </w:p>
    <w:p w:rsidR="00013F33" w:rsidP="00147C15" w14:paraId="757E0CA1" w14:textId="62648789">
      <w:pPr>
        <w:pStyle w:val="HeadC"/>
      </w:pPr>
      <w:r>
        <mc:AlternateContent>
          <mc:Choice Requires="wps">
            <w:drawing>
              <wp:anchor distT="0" distB="0" distL="114300" distR="114300" simplePos="0" relativeHeight="251664384" behindDoc="0" locked="0" layoutInCell="1" allowOverlap="1">
                <wp:simplePos x="0" y="0"/>
                <wp:positionH relativeFrom="column">
                  <wp:posOffset>-96724</wp:posOffset>
                </wp:positionH>
                <wp:positionV relativeFrom="paragraph">
                  <wp:posOffset>310946</wp:posOffset>
                </wp:positionV>
                <wp:extent cx="746760" cy="274320"/>
                <wp:effectExtent l="0" t="0" r="0" b="0"/>
                <wp:wrapNone/>
                <wp:docPr id="8" name="Text Box 137"/>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746760" cy="274320"/>
                        </a:xfrm>
                        <a:prstGeom prst="rect">
                          <a:avLst/>
                        </a:prstGeom>
                        <a:solidFill>
                          <a:srgbClr val="FFFFFF"/>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FB27CE" w:rsidP="00FB27CE" w14:textId="77777777">
                            <w:pPr>
                              <w:pStyle w:val="BodyText0"/>
                            </w:pPr>
                            <w:r>
                              <w:t xml:space="preserve">Proposed </w:t>
                            </w:r>
                          </w:p>
                          <w:p w:rsidR="00FB27CE" w:rsidP="00FB27CE" w14:textId="76145B8B">
                            <w:pPr>
                              <w:pStyle w:val="BodyText0"/>
                            </w:pPr>
                            <w:r>
                              <w:t>C</w:t>
                            </w:r>
                            <w:r w:rsidR="000F4330">
                              <w:t>477</w:t>
                            </w:r>
                            <w:r w:rsidR="00D15628">
                              <w:t>g</w:t>
                            </w:r>
                            <w:r>
                              <w:t>gee</w:t>
                            </w:r>
                          </w:p>
                          <w:p w:rsidR="00692793" w:rsidRPr="00F12856" w:rsidP="006A22F9" w14:textId="77777777">
                            <w:pPr>
                              <w:rPr>
                                <w:rFonts w:ascii="Arial" w:hAnsi="Arial" w:cs="Arial"/>
                                <w:b/>
                                <w:sz w:val="12"/>
                                <w:szCs w:val="12"/>
                              </w:rPr>
                            </w:pP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id="Text Box 137" o:spid="_x0000_s1029" type="#_x0000_t202" style="width:58.8pt;height:21.6pt;margin-top:24.5pt;margin-left:-7.6pt;mso-height-percent:0;mso-height-relative:page;mso-width-percent:0;mso-width-relative:page;mso-wrap-distance-bottom:0;mso-wrap-distance-left:9pt;mso-wrap-distance-right:9pt;mso-wrap-distance-top:0;mso-wrap-style:square;position:absolute;visibility:visible;v-text-anchor:top;z-index:251665408" stroked="f">
                <v:textbox>
                  <w:txbxContent>
                    <w:p w:rsidR="00FB27CE" w:rsidP="00FB27CE" w14:paraId="500B4CAA" w14:textId="77777777">
                      <w:pPr>
                        <w:pStyle w:val="BodyText0"/>
                      </w:pPr>
                      <w:r>
                        <w:t xml:space="preserve">Proposed </w:t>
                      </w:r>
                    </w:p>
                    <w:p w:rsidR="00FB27CE" w:rsidP="00FB27CE" w14:paraId="5C89027A" w14:textId="76145B8B">
                      <w:pPr>
                        <w:pStyle w:val="BodyText0"/>
                      </w:pPr>
                      <w:r>
                        <w:t>C</w:t>
                      </w:r>
                      <w:r w:rsidR="000F4330">
                        <w:t>477</w:t>
                      </w:r>
                      <w:r w:rsidR="00D15628">
                        <w:t>g</w:t>
                      </w:r>
                      <w:r>
                        <w:t>gee</w:t>
                      </w:r>
                    </w:p>
                    <w:p w:rsidR="00692793" w:rsidRPr="00F12856" w:rsidP="006A22F9" w14:paraId="3F4CDDAA" w14:textId="77777777">
                      <w:pPr>
                        <w:rPr>
                          <w:rFonts w:ascii="Arial" w:hAnsi="Arial" w:cs="Arial"/>
                          <w:b/>
                          <w:sz w:val="12"/>
                          <w:szCs w:val="12"/>
                        </w:rPr>
                      </w:pPr>
                    </w:p>
                  </w:txbxContent>
                </v:textbox>
              </v:shape>
            </w:pict>
          </mc:Fallback>
        </mc:AlternateContent>
      </w:r>
      <w:r>
        <w:t>4</w:t>
      </w:r>
      <w:r w:rsidRPr="00D261AB" w:rsidR="006A22F9">
        <w:t>.0</w:t>
      </w:r>
      <w:r w:rsidRPr="00D261AB" w:rsidR="006A22F9">
        <w:tab/>
      </w:r>
      <w:r w:rsidRPr="008472E7" w:rsidR="006A22F9">
        <w:t>Requirements</w:t>
      </w:r>
      <w:r w:rsidRPr="00D261AB" w:rsidR="006A22F9">
        <w:t xml:space="preserve"> for development plan</w:t>
      </w:r>
    </w:p>
    <w:p w:rsidR="00561A6A" w:rsidP="00673B73" w14:paraId="2C2EE124" w14:textId="4735E2AF">
      <w:pPr>
        <w:pStyle w:val="BodyText2000"/>
        <w:spacing w:before="0" w:after="120"/>
      </w:pPr>
      <w:r w:rsidRPr="007A7250">
        <w:t xml:space="preserve">The </w:t>
      </w:r>
      <w:ins w:id="183" w:author="Hall &amp; Wilcox" w:date="2026-05-15T17:18:00Z">
        <w:r w:rsidR="00CA71CF">
          <w:t>D</w:t>
        </w:r>
      </w:ins>
      <w:del w:id="184" w:author="Hall &amp; Wilcox" w:date="2026-05-15T17:18:00Z">
        <w:r w:rsidRPr="007A7250">
          <w:delText>d</w:delText>
        </w:r>
      </w:del>
      <w:r w:rsidRPr="007A7250">
        <w:t xml:space="preserve">evelopment </w:t>
      </w:r>
      <w:ins w:id="185" w:author="Hall &amp; Wilcox" w:date="2026-05-15T17:18:00Z">
        <w:r w:rsidR="00CA71CF">
          <w:t>P</w:t>
        </w:r>
      </w:ins>
      <w:del w:id="186" w:author="Hall &amp; Wilcox" w:date="2026-05-15T17:18:00Z">
        <w:r w:rsidRPr="007A7250">
          <w:delText>p</w:delText>
        </w:r>
      </w:del>
      <w:r w:rsidRPr="007A7250">
        <w:t xml:space="preserve">lan must be generally in accordance </w:t>
      </w:r>
      <w:r w:rsidRPr="000E20AC">
        <w:t xml:space="preserve">with </w:t>
      </w:r>
      <w:r w:rsidRPr="0071330E">
        <w:t>Plan 1</w:t>
      </w:r>
      <w:r w:rsidRPr="000E20AC" w:rsidR="00FD4BC1">
        <w:t xml:space="preserve"> </w:t>
      </w:r>
      <w:r w:rsidR="00E41FED">
        <w:t>and</w:t>
      </w:r>
      <w:r w:rsidR="00FD4BC1">
        <w:t xml:space="preserve"> be prepared to the </w:t>
      </w:r>
      <w:r w:rsidR="00FD4BC1">
        <w:t xml:space="preserve">satisfaction </w:t>
      </w:r>
      <w:r w:rsidR="00FD4BC1">
        <w:t xml:space="preserve">of the </w:t>
      </w:r>
      <w:r w:rsidR="002A774A">
        <w:t>responsible authority</w:t>
      </w:r>
      <w:r w:rsidR="0098768C">
        <w:t xml:space="preserve"> </w:t>
      </w:r>
      <w:r w:rsidR="00AF3BDD">
        <w:t>and include:</w:t>
      </w:r>
    </w:p>
    <w:p w:rsidR="00673E9E" w:rsidRPr="00141080" w:rsidP="00673B73" w14:paraId="6D0EB24E" w14:textId="633851E3">
      <w:pPr>
        <w:pStyle w:val="BodytextBlue"/>
        <w:numPr>
          <w:ilvl w:val="0"/>
          <w:numId w:val="30"/>
        </w:numPr>
        <w:tabs>
          <w:tab w:val="left" w:pos="1560"/>
          <w:tab w:val="clear" w:pos="1985"/>
        </w:tabs>
        <w:spacing w:before="0" w:after="120"/>
        <w:rPr>
          <w:color w:val="auto"/>
        </w:rPr>
      </w:pPr>
      <w:r w:rsidRPr="00141080">
        <w:rPr>
          <w:color w:val="auto"/>
        </w:rPr>
        <w:t xml:space="preserve">A </w:t>
      </w:r>
      <w:r w:rsidRPr="00141080">
        <w:rPr>
          <w:b/>
          <w:color w:val="auto"/>
        </w:rPr>
        <w:t xml:space="preserve">site </w:t>
      </w:r>
      <w:r w:rsidRPr="00141080" w:rsidR="000443B6">
        <w:rPr>
          <w:b/>
          <w:color w:val="auto"/>
        </w:rPr>
        <w:t xml:space="preserve">analysis </w:t>
      </w:r>
      <w:r w:rsidRPr="00141080" w:rsidR="00772BD9">
        <w:rPr>
          <w:b/>
          <w:color w:val="auto"/>
        </w:rPr>
        <w:t>plan</w:t>
      </w:r>
      <w:r w:rsidRPr="00141080">
        <w:rPr>
          <w:color w:val="auto"/>
        </w:rPr>
        <w:t xml:space="preserve"> </w:t>
      </w:r>
      <w:r w:rsidRPr="00141080">
        <w:rPr>
          <w:color w:val="auto"/>
        </w:rPr>
        <w:t xml:space="preserve">that identifies </w:t>
      </w:r>
      <w:r w:rsidR="006D452A">
        <w:rPr>
          <w:color w:val="auto"/>
        </w:rPr>
        <w:t xml:space="preserve">the </w:t>
      </w:r>
      <w:r w:rsidRPr="00141080">
        <w:rPr>
          <w:color w:val="auto"/>
        </w:rPr>
        <w:t>key attributes</w:t>
      </w:r>
      <w:r w:rsidRPr="00141080" w:rsidR="00CD15E2">
        <w:rPr>
          <w:color w:val="auto"/>
        </w:rPr>
        <w:t xml:space="preserve"> and constraints</w:t>
      </w:r>
      <w:r w:rsidRPr="00141080" w:rsidR="00E4687E">
        <w:rPr>
          <w:color w:val="auto"/>
        </w:rPr>
        <w:t xml:space="preserve"> of the land</w:t>
      </w:r>
      <w:r w:rsidR="0068131B">
        <w:rPr>
          <w:color w:val="auto"/>
        </w:rPr>
        <w:t xml:space="preserve"> and</w:t>
      </w:r>
      <w:r w:rsidRPr="00141080" w:rsidR="00E4687E">
        <w:rPr>
          <w:color w:val="auto"/>
        </w:rPr>
        <w:t xml:space="preserve"> </w:t>
      </w:r>
      <w:r w:rsidRPr="00141080">
        <w:rPr>
          <w:color w:val="auto"/>
        </w:rPr>
        <w:t>its context</w:t>
      </w:r>
      <w:r w:rsidR="00D76AAF">
        <w:rPr>
          <w:color w:val="auto"/>
        </w:rPr>
        <w:t xml:space="preserve"> </w:t>
      </w:r>
      <w:r w:rsidR="00344D05">
        <w:rPr>
          <w:color w:val="auto"/>
        </w:rPr>
        <w:t>including</w:t>
      </w:r>
      <w:r w:rsidRPr="00141080">
        <w:rPr>
          <w:color w:val="auto"/>
        </w:rPr>
        <w:t>:</w:t>
      </w:r>
    </w:p>
    <w:p w:rsidR="00673E9E" w:rsidRPr="00141080" w:rsidP="00673B73" w14:paraId="50EF7F9B" w14:textId="1F9B723F">
      <w:pPr>
        <w:pStyle w:val="BodytextBlue"/>
        <w:numPr>
          <w:ilvl w:val="0"/>
          <w:numId w:val="18"/>
        </w:numPr>
        <w:tabs>
          <w:tab w:val="left" w:pos="1418"/>
          <w:tab w:val="clear" w:pos="1985"/>
        </w:tabs>
        <w:spacing w:before="0" w:after="120"/>
        <w:rPr>
          <w:color w:val="auto"/>
        </w:rPr>
      </w:pPr>
      <w:r w:rsidRPr="00141080">
        <w:rPr>
          <w:color w:val="auto"/>
        </w:rPr>
        <w:t>Topographical, landscape features and any other relevant elements.</w:t>
      </w:r>
    </w:p>
    <w:p w:rsidR="00D120DE" w:rsidP="00673B73" w14:paraId="3831D386" w14:textId="297A8BD1">
      <w:pPr>
        <w:pStyle w:val="BodytextBlue"/>
        <w:numPr>
          <w:ilvl w:val="0"/>
          <w:numId w:val="18"/>
        </w:numPr>
        <w:tabs>
          <w:tab w:val="left" w:pos="1418"/>
        </w:tabs>
        <w:spacing w:before="0" w:after="120"/>
        <w:rPr>
          <w:color w:val="auto"/>
        </w:rPr>
      </w:pPr>
      <w:r>
        <w:rPr>
          <w:color w:val="auto"/>
        </w:rPr>
        <w:t>Key v</w:t>
      </w:r>
      <w:r w:rsidRPr="00141080">
        <w:rPr>
          <w:color w:val="auto"/>
        </w:rPr>
        <w:t>iews to and from the site.</w:t>
      </w:r>
    </w:p>
    <w:p w:rsidR="00554908" w:rsidRPr="00141080" w:rsidP="00673B73" w14:paraId="37F3A77C" w14:textId="403D45F9">
      <w:pPr>
        <w:pStyle w:val="BodytextBlue"/>
        <w:numPr>
          <w:ilvl w:val="0"/>
          <w:numId w:val="18"/>
        </w:numPr>
        <w:tabs>
          <w:tab w:val="left" w:pos="1418"/>
        </w:tabs>
        <w:spacing w:before="0" w:after="120"/>
        <w:rPr>
          <w:color w:val="auto"/>
        </w:rPr>
      </w:pPr>
      <w:r>
        <w:rPr>
          <w:color w:val="auto"/>
        </w:rPr>
        <w:t>Uses on adjoining and nearby land.</w:t>
      </w:r>
    </w:p>
    <w:p w:rsidR="004563A2" w:rsidP="00673B73" w14:paraId="5ED6D463" w14:textId="04A85E2B">
      <w:pPr>
        <w:pStyle w:val="ListParagraph"/>
        <w:numPr>
          <w:ilvl w:val="0"/>
          <w:numId w:val="18"/>
        </w:numPr>
        <w:spacing w:after="120"/>
        <w:contextualSpacing w:val="0"/>
        <w:rPr>
          <w:sz w:val="20"/>
        </w:rPr>
      </w:pPr>
      <w:r w:rsidRPr="00141080">
        <w:rPr>
          <w:sz w:val="20"/>
        </w:rPr>
        <w:t>Provision of services to the land.</w:t>
      </w:r>
    </w:p>
    <w:p w:rsidR="004C1B39" w:rsidP="00673B73" w14:paraId="3A3D9749" w14:textId="1879D78C">
      <w:pPr>
        <w:pStyle w:val="BodytextBlue"/>
        <w:numPr>
          <w:ilvl w:val="0"/>
          <w:numId w:val="18"/>
        </w:numPr>
        <w:tabs>
          <w:tab w:val="left" w:pos="1418"/>
        </w:tabs>
        <w:spacing w:before="0" w:after="120"/>
        <w:rPr>
          <w:color w:val="auto"/>
        </w:rPr>
      </w:pPr>
      <w:r w:rsidRPr="00141080">
        <w:rPr>
          <w:color w:val="auto"/>
        </w:rPr>
        <w:t>Surrounding movement network</w:t>
      </w:r>
      <w:r w:rsidR="00A43105">
        <w:rPr>
          <w:color w:val="auto"/>
        </w:rPr>
        <w:t>.</w:t>
      </w:r>
    </w:p>
    <w:p w:rsidR="00D931D8" w:rsidRPr="00141080" w:rsidP="00AA1131" w14:paraId="27F6C128" w14:textId="5E16C923">
      <w:pPr>
        <w:pStyle w:val="BodytextBlue"/>
        <w:numPr>
          <w:ilvl w:val="0"/>
          <w:numId w:val="18"/>
        </w:numPr>
        <w:tabs>
          <w:tab w:val="left" w:pos="1418"/>
        </w:tabs>
        <w:spacing w:before="0" w:after="120"/>
        <w:rPr>
          <w:color w:val="auto"/>
        </w:rPr>
      </w:pPr>
      <w:r w:rsidRPr="5C1A9E01">
        <w:rPr>
          <w:color w:val="auto"/>
        </w:rPr>
        <w:t>Notable</w:t>
      </w:r>
      <w:r w:rsidRPr="5C1A9E01" w:rsidR="21FF185D">
        <w:rPr>
          <w:color w:val="auto"/>
        </w:rPr>
        <w:t xml:space="preserve"> areas of</w:t>
      </w:r>
      <w:r w:rsidRPr="5C1A9E01">
        <w:rPr>
          <w:color w:val="auto"/>
        </w:rPr>
        <w:t xml:space="preserve"> </w:t>
      </w:r>
      <w:r w:rsidRPr="5C1A9E01" w:rsidR="002507F5">
        <w:rPr>
          <w:color w:val="auto"/>
        </w:rPr>
        <w:t xml:space="preserve">Aboriginal </w:t>
      </w:r>
      <w:r w:rsidRPr="5C1A9E01" w:rsidR="154BD3E1">
        <w:rPr>
          <w:color w:val="auto"/>
        </w:rPr>
        <w:t>cultural values</w:t>
      </w:r>
      <w:r w:rsidRPr="5C1A9E01" w:rsidR="0071420F">
        <w:rPr>
          <w:color w:val="auto"/>
        </w:rPr>
        <w:t xml:space="preserve">, as informed by a </w:t>
      </w:r>
      <w:r w:rsidRPr="5C1A9E01" w:rsidR="00AA38B3">
        <w:rPr>
          <w:color w:val="auto"/>
        </w:rPr>
        <w:t>Cultural Values Assessment</w:t>
      </w:r>
      <w:r w:rsidRPr="5C1A9E01" w:rsidR="004563A2">
        <w:rPr>
          <w:color w:val="auto"/>
        </w:rPr>
        <w:t>.</w:t>
      </w:r>
    </w:p>
    <w:p w:rsidR="00D120DE" w:rsidRPr="00141080" w:rsidP="00673B73" w14:paraId="4531C226" w14:textId="3076B01F">
      <w:pPr>
        <w:pStyle w:val="BodytextBlue"/>
        <w:numPr>
          <w:ilvl w:val="0"/>
          <w:numId w:val="18"/>
        </w:numPr>
        <w:tabs>
          <w:tab w:val="left" w:pos="1418"/>
        </w:tabs>
        <w:spacing w:before="0" w:after="120"/>
        <w:rPr>
          <w:color w:val="auto"/>
        </w:rPr>
      </w:pPr>
      <w:r w:rsidRPr="00141080">
        <w:rPr>
          <w:color w:val="auto"/>
        </w:rPr>
        <w:t>Any other notable feature or characteristic of the site</w:t>
      </w:r>
      <w:r w:rsidR="00974A86">
        <w:rPr>
          <w:color w:val="auto"/>
        </w:rPr>
        <w:t xml:space="preserve"> deemed </w:t>
      </w:r>
      <w:r w:rsidRPr="007462F5" w:rsidR="00974A86">
        <w:rPr>
          <w:color w:val="auto"/>
          <w:szCs w:val="16"/>
        </w:rPr>
        <w:t>necessary to provide a full analysis of the site</w:t>
      </w:r>
      <w:r w:rsidRPr="00141080">
        <w:rPr>
          <w:color w:val="auto"/>
        </w:rPr>
        <w:t>.</w:t>
      </w:r>
    </w:p>
    <w:p w:rsidR="00D5205C" w:rsidRPr="00141080" w:rsidP="009B07D1" w14:paraId="7DE686CA" w14:textId="6DBC098B">
      <w:pPr>
        <w:pStyle w:val="ListParagraph"/>
        <w:numPr>
          <w:ilvl w:val="0"/>
          <w:numId w:val="30"/>
        </w:numPr>
        <w:spacing w:after="120"/>
        <w:ind w:left="1491" w:hanging="357"/>
        <w:contextualSpacing w:val="0"/>
        <w:rPr>
          <w:sz w:val="20"/>
          <w:szCs w:val="16"/>
        </w:rPr>
      </w:pPr>
      <w:r w:rsidRPr="00141080">
        <w:rPr>
          <w:sz w:val="20"/>
          <w:szCs w:val="16"/>
        </w:rPr>
        <w:t xml:space="preserve">A </w:t>
      </w:r>
      <w:r w:rsidRPr="00141080">
        <w:rPr>
          <w:b/>
          <w:sz w:val="20"/>
          <w:szCs w:val="16"/>
        </w:rPr>
        <w:t>site master plan</w:t>
      </w:r>
      <w:r w:rsidRPr="00141080">
        <w:rPr>
          <w:sz w:val="20"/>
          <w:szCs w:val="16"/>
        </w:rPr>
        <w:t xml:space="preserve"> that includes:</w:t>
      </w:r>
    </w:p>
    <w:p w:rsidR="00D026AF" w:rsidP="00673B73" w14:paraId="2C3486E1" w14:textId="0B10ACCD">
      <w:pPr>
        <w:pStyle w:val="ListParagraph"/>
        <w:numPr>
          <w:ilvl w:val="0"/>
          <w:numId w:val="21"/>
        </w:numPr>
        <w:spacing w:after="120"/>
        <w:ind w:hanging="376"/>
        <w:contextualSpacing w:val="0"/>
        <w:rPr>
          <w:sz w:val="20"/>
          <w:szCs w:val="16"/>
        </w:rPr>
      </w:pPr>
      <w:r w:rsidRPr="00141080">
        <w:rPr>
          <w:sz w:val="20"/>
          <w:szCs w:val="16"/>
        </w:rPr>
        <w:t xml:space="preserve">Land uses </w:t>
      </w:r>
      <w:r w:rsidR="00DD05A6">
        <w:rPr>
          <w:sz w:val="20"/>
          <w:szCs w:val="16"/>
        </w:rPr>
        <w:t xml:space="preserve">that reflect the land uses and </w:t>
      </w:r>
      <w:r w:rsidR="00FB0D66">
        <w:rPr>
          <w:sz w:val="20"/>
          <w:szCs w:val="16"/>
        </w:rPr>
        <w:t xml:space="preserve">interface </w:t>
      </w:r>
      <w:r w:rsidR="00024434">
        <w:rPr>
          <w:sz w:val="20"/>
          <w:szCs w:val="16"/>
        </w:rPr>
        <w:t>area</w:t>
      </w:r>
      <w:r w:rsidRPr="00141080">
        <w:rPr>
          <w:sz w:val="20"/>
          <w:szCs w:val="16"/>
        </w:rPr>
        <w:t xml:space="preserve"> shown in Plan 1</w:t>
      </w:r>
      <w:r w:rsidR="007C1FA2">
        <w:rPr>
          <w:sz w:val="20"/>
          <w:szCs w:val="16"/>
        </w:rPr>
        <w:t>.</w:t>
      </w:r>
    </w:p>
    <w:p w:rsidR="00A32D7E" w:rsidRPr="0071330E" w:rsidP="009B07D1" w14:paraId="064EF354" w14:textId="1B160259">
      <w:pPr>
        <w:pStyle w:val="ListParagraph"/>
        <w:numPr>
          <w:ilvl w:val="0"/>
          <w:numId w:val="21"/>
        </w:numPr>
        <w:spacing w:after="120"/>
        <w:ind w:left="1792" w:hanging="374"/>
        <w:contextualSpacing w:val="0"/>
        <w:rPr>
          <w:sz w:val="20"/>
        </w:rPr>
      </w:pPr>
      <w:r>
        <w:rPr>
          <w:sz w:val="20"/>
        </w:rPr>
        <w:t xml:space="preserve">A concept plan which shows the open space </w:t>
      </w:r>
      <w:r w:rsidR="004435B2">
        <w:rPr>
          <w:sz w:val="20"/>
        </w:rPr>
        <w:t xml:space="preserve">network including the location of unencumbered open space and conservation reserves. The </w:t>
      </w:r>
      <w:r w:rsidRPr="50A5076E" w:rsidR="0035159E">
        <w:rPr>
          <w:sz w:val="20"/>
        </w:rPr>
        <w:t xml:space="preserve">open space network </w:t>
      </w:r>
      <w:r w:rsidR="004D5499">
        <w:rPr>
          <w:sz w:val="20"/>
        </w:rPr>
        <w:t xml:space="preserve">should </w:t>
      </w:r>
      <w:r w:rsidRPr="50A5076E" w:rsidR="00957009">
        <w:rPr>
          <w:sz w:val="20"/>
        </w:rPr>
        <w:t>provide for the r</w:t>
      </w:r>
      <w:r w:rsidRPr="50A5076E">
        <w:rPr>
          <w:sz w:val="20"/>
        </w:rPr>
        <w:t>etention of high and m</w:t>
      </w:r>
      <w:r w:rsidRPr="50A5076E" w:rsidR="00ED33B1">
        <w:rPr>
          <w:sz w:val="20"/>
        </w:rPr>
        <w:t xml:space="preserve">oderate value trees (as identified in </w:t>
      </w:r>
      <w:r w:rsidRPr="00E3100C" w:rsidR="00E56144">
        <w:rPr>
          <w:i/>
          <w:sz w:val="20"/>
        </w:rPr>
        <w:t>Arboricultural Assessment and Report (Tree Logic</w:t>
      </w:r>
      <w:r w:rsidRPr="50A5076E" w:rsidR="00E56144">
        <w:rPr>
          <w:sz w:val="20"/>
        </w:rPr>
        <w:t>, September 2023</w:t>
      </w:r>
      <w:r w:rsidRPr="50A5076E" w:rsidR="00727459">
        <w:rPr>
          <w:sz w:val="20"/>
        </w:rPr>
        <w:t>)</w:t>
      </w:r>
      <w:ins w:id="187" w:author="Hall &amp; Wilcox" w:date="2026-05-15T17:22:00Z">
        <w:r w:rsidR="00C25634">
          <w:rPr>
            <w:sz w:val="20"/>
          </w:rPr>
          <w:t xml:space="preserve"> </w:t>
        </w:r>
      </w:ins>
      <w:commentRangeStart w:id="188"/>
      <w:ins w:id="189" w:author="Hall &amp; Wilcox" w:date="2026-05-15T17:22:00Z">
        <w:r w:rsidRPr="102DEA40" w:rsidR="00C25634">
          <w:rPr>
            <w:sz w:val="20"/>
          </w:rPr>
          <w:t>and the retention of native vegetation consistent with Greater Avalon Employment West Native Vegetation Precinct Plan.</w:t>
        </w:r>
      </w:ins>
      <w:commentRangeEnd w:id="188"/>
      <w:ins w:id="190" w:author="Hall &amp; Wilcox" w:date="2026-05-15T17:22:00Z">
        <w:r w:rsidRPr="0071330E" w:rsidR="00C25634">
          <w:rPr>
            <w:rStyle w:val="CommentReference"/>
            <w:sz w:val="20"/>
            <w:szCs w:val="20"/>
          </w:rPr>
          <w:commentReference w:id="188"/>
        </w:r>
      </w:ins>
    </w:p>
    <w:p w:rsidR="00F977FB" w:rsidRPr="00141080" w:rsidP="00673B73" w14:paraId="02E14F9C" w14:textId="2A5E228C">
      <w:pPr>
        <w:pStyle w:val="ListParagraph"/>
        <w:numPr>
          <w:ilvl w:val="0"/>
          <w:numId w:val="21"/>
        </w:numPr>
        <w:spacing w:after="120"/>
        <w:ind w:hanging="376"/>
        <w:contextualSpacing w:val="0"/>
        <w:rPr>
          <w:sz w:val="20"/>
          <w:szCs w:val="16"/>
        </w:rPr>
      </w:pPr>
      <w:r>
        <w:rPr>
          <w:sz w:val="20"/>
          <w:szCs w:val="16"/>
        </w:rPr>
        <w:t>An indicative m</w:t>
      </w:r>
      <w:r w:rsidRPr="00141080">
        <w:rPr>
          <w:sz w:val="20"/>
          <w:szCs w:val="16"/>
        </w:rPr>
        <w:t>ovement network, including</w:t>
      </w:r>
      <w:r w:rsidR="00260969">
        <w:rPr>
          <w:sz w:val="20"/>
          <w:szCs w:val="16"/>
        </w:rPr>
        <w:t xml:space="preserve"> public and active transport</w:t>
      </w:r>
      <w:r w:rsidRPr="00141080">
        <w:rPr>
          <w:sz w:val="20"/>
          <w:szCs w:val="16"/>
        </w:rPr>
        <w:t xml:space="preserve"> road layout, and any intersection treatments required (as determined by a</w:t>
      </w:r>
      <w:ins w:id="191" w:author="DTP" w:date="2026-05-11T10:16:00Z">
        <w:r w:rsidR="00AC71E7">
          <w:rPr>
            <w:sz w:val="20"/>
            <w:szCs w:val="16"/>
          </w:rPr>
          <w:t>n</w:t>
        </w:r>
      </w:ins>
      <w:r w:rsidRPr="00141080">
        <w:rPr>
          <w:sz w:val="20"/>
          <w:szCs w:val="16"/>
        </w:rPr>
        <w:t xml:space="preserve"> </w:t>
      </w:r>
      <w:del w:id="192" w:author="DTP" w:date="2026-05-11T10:02:00Z">
        <w:r w:rsidRPr="00141080">
          <w:rPr>
            <w:sz w:val="20"/>
            <w:szCs w:val="16"/>
          </w:rPr>
          <w:delText>Traffic Impact Assessment</w:delText>
        </w:r>
      </w:del>
      <w:ins w:id="193" w:author="DTP" w:date="2026-05-11T10:02:00Z">
        <w:r w:rsidR="00D00CFB">
          <w:rPr>
            <w:sz w:val="20"/>
            <w:szCs w:val="16"/>
          </w:rPr>
          <w:t xml:space="preserve">Integrated Transport Management </w:t>
        </w:r>
      </w:ins>
      <w:commentRangeStart w:id="194"/>
      <w:ins w:id="195" w:author="DTP" w:date="2026-05-11T10:02:00Z">
        <w:r w:rsidR="00D00CFB">
          <w:rPr>
            <w:sz w:val="20"/>
            <w:szCs w:val="16"/>
          </w:rPr>
          <w:t>Plan</w:t>
        </w:r>
      </w:ins>
      <w:commentRangeEnd w:id="194"/>
      <w:ins w:id="196" w:author="DTP" w:date="2026-05-11T10:03:00Z">
        <w:r w:rsidRPr="00141080" w:rsidR="007E69D0">
          <w:rPr>
            <w:rStyle w:val="CommentReference"/>
            <w:sz w:val="20"/>
          </w:rPr>
          <w:commentReference w:id="194"/>
        </w:r>
      </w:ins>
      <w:r w:rsidRPr="00141080">
        <w:rPr>
          <w:sz w:val="20"/>
          <w:szCs w:val="16"/>
        </w:rPr>
        <w:t xml:space="preserve">).   </w:t>
      </w:r>
    </w:p>
    <w:p w:rsidR="00F131C3" w:rsidP="00673B73" w14:paraId="3F872CB3" w14:textId="6B48AF32">
      <w:pPr>
        <w:pStyle w:val="ListParagraph"/>
        <w:numPr>
          <w:ilvl w:val="0"/>
          <w:numId w:val="21"/>
        </w:numPr>
        <w:spacing w:after="120"/>
        <w:ind w:hanging="376"/>
        <w:contextualSpacing w:val="0"/>
        <w:rPr>
          <w:del w:id="197" w:author="DTP" w:date="2026-05-11T10:03:00Z"/>
          <w:sz w:val="20"/>
          <w:szCs w:val="16"/>
        </w:rPr>
      </w:pPr>
      <w:del w:id="198" w:author="DTP" w:date="2026-05-11T10:03:00Z">
        <w:r w:rsidRPr="00141080">
          <w:rPr>
            <w:sz w:val="20"/>
            <w:szCs w:val="16"/>
          </w:rPr>
          <w:delText xml:space="preserve">Proposed design responses at key interfaces and along key view </w:delText>
        </w:r>
      </w:del>
      <w:commentRangeStart w:id="199"/>
      <w:del w:id="200" w:author="DTP" w:date="2026-05-11T10:03:00Z">
        <w:r w:rsidRPr="00141080">
          <w:rPr>
            <w:sz w:val="20"/>
            <w:szCs w:val="16"/>
          </w:rPr>
          <w:delText>lines</w:delText>
        </w:r>
      </w:del>
      <w:commentRangeEnd w:id="199"/>
      <w:r w:rsidRPr="00141080" w:rsidR="00A41F4C">
        <w:rPr>
          <w:rStyle w:val="CommentReference"/>
          <w:sz w:val="20"/>
        </w:rPr>
        <w:commentReference w:id="199"/>
      </w:r>
      <w:del w:id="201" w:author="DTP" w:date="2026-05-11T10:03:00Z">
        <w:r w:rsidRPr="00141080">
          <w:rPr>
            <w:sz w:val="20"/>
            <w:szCs w:val="16"/>
          </w:rPr>
          <w:delText>.</w:delText>
        </w:r>
      </w:del>
    </w:p>
    <w:p w:rsidR="00736FCB" w:rsidRPr="00141080" w:rsidP="00673B73" w14:paraId="21F435A3" w14:textId="7FF91910">
      <w:pPr>
        <w:pStyle w:val="ListParagraph"/>
        <w:numPr>
          <w:ilvl w:val="0"/>
          <w:numId w:val="21"/>
        </w:numPr>
        <w:spacing w:after="120"/>
        <w:ind w:hanging="376"/>
        <w:contextualSpacing w:val="0"/>
        <w:rPr>
          <w:sz w:val="20"/>
          <w:szCs w:val="16"/>
        </w:rPr>
      </w:pPr>
      <w:r>
        <w:rPr>
          <w:sz w:val="20"/>
          <w:szCs w:val="16"/>
        </w:rPr>
        <w:t>Details of proposed treatments to manage sensitive interfaces between residential</w:t>
      </w:r>
      <w:ins w:id="202" w:author="Hall &amp; Wilcox" w:date="2026-05-15T17:23:00Z">
        <w:r w:rsidR="00C25634">
          <w:rPr>
            <w:sz w:val="20"/>
            <w:szCs w:val="16"/>
          </w:rPr>
          <w:t>, conservation areas (Rural Conservation Zone)</w:t>
        </w:r>
      </w:ins>
      <w:r>
        <w:rPr>
          <w:sz w:val="20"/>
          <w:szCs w:val="16"/>
        </w:rPr>
        <w:t xml:space="preserve"> and industrial land uses. </w:t>
      </w:r>
    </w:p>
    <w:p w:rsidR="00942003" w:rsidRPr="00F65815" w:rsidP="00673B73" w14:paraId="631F11FB" w14:textId="316ECE41">
      <w:pPr>
        <w:pStyle w:val="ListParagraph"/>
        <w:numPr>
          <w:ilvl w:val="0"/>
          <w:numId w:val="22"/>
        </w:numPr>
        <w:spacing w:after="120"/>
        <w:ind w:left="1792" w:hanging="376"/>
        <w:contextualSpacing w:val="0"/>
        <w:rPr>
          <w:sz w:val="20"/>
          <w:szCs w:val="16"/>
        </w:rPr>
      </w:pPr>
      <w:r w:rsidRPr="00F65815">
        <w:rPr>
          <w:sz w:val="20"/>
          <w:szCs w:val="16"/>
        </w:rPr>
        <w:t>Provision for stormwater and drainage management</w:t>
      </w:r>
      <w:r w:rsidR="00F85982">
        <w:rPr>
          <w:sz w:val="20"/>
          <w:szCs w:val="16"/>
        </w:rPr>
        <w:t xml:space="preserve"> and integrated water management</w:t>
      </w:r>
      <w:r w:rsidRPr="00F65815">
        <w:rPr>
          <w:sz w:val="20"/>
          <w:szCs w:val="16"/>
        </w:rPr>
        <w:t xml:space="preserve">, consistent with the </w:t>
      </w:r>
      <w:r w:rsidR="008F5D73">
        <w:rPr>
          <w:sz w:val="20"/>
          <w:szCs w:val="16"/>
        </w:rPr>
        <w:t xml:space="preserve">Integrated Water </w:t>
      </w:r>
      <w:r w:rsidR="00C8126F">
        <w:rPr>
          <w:sz w:val="20"/>
          <w:szCs w:val="16"/>
        </w:rPr>
        <w:t xml:space="preserve">Management Plan and </w:t>
      </w:r>
      <w:r w:rsidRPr="00F65815">
        <w:rPr>
          <w:sz w:val="20"/>
          <w:szCs w:val="16"/>
        </w:rPr>
        <w:t>Drainage and Stormwater Management Strategy</w:t>
      </w:r>
      <w:r w:rsidR="00F65815">
        <w:rPr>
          <w:sz w:val="20"/>
          <w:szCs w:val="16"/>
        </w:rPr>
        <w:t>.</w:t>
      </w:r>
    </w:p>
    <w:p w:rsidR="002D0788" w:rsidRPr="00141080" w:rsidP="00E00527" w14:paraId="2352F98A" w14:textId="74141C77">
      <w:pPr>
        <w:pStyle w:val="ListParagraph"/>
        <w:numPr>
          <w:ilvl w:val="0"/>
          <w:numId w:val="22"/>
        </w:numPr>
        <w:spacing w:after="120"/>
        <w:ind w:left="1792" w:hanging="374"/>
        <w:contextualSpacing w:val="0"/>
        <w:rPr>
          <w:sz w:val="20"/>
        </w:rPr>
      </w:pPr>
      <w:r w:rsidRPr="5C1A9E01">
        <w:rPr>
          <w:sz w:val="20"/>
        </w:rPr>
        <w:t xml:space="preserve">Buffer areas and procedures to protect any </w:t>
      </w:r>
      <w:r w:rsidRPr="5C1A9E01" w:rsidR="1A9433AD">
        <w:rPr>
          <w:sz w:val="20"/>
        </w:rPr>
        <w:t>areas</w:t>
      </w:r>
      <w:r w:rsidRPr="5C1A9E01">
        <w:rPr>
          <w:sz w:val="20"/>
        </w:rPr>
        <w:t xml:space="preserve"> of Aboriginal </w:t>
      </w:r>
      <w:r w:rsidRPr="5C1A9E01" w:rsidR="29EC404F">
        <w:rPr>
          <w:sz w:val="20"/>
        </w:rPr>
        <w:t>cultural values</w:t>
      </w:r>
      <w:r w:rsidRPr="5C1A9E01">
        <w:rPr>
          <w:sz w:val="20"/>
        </w:rPr>
        <w:t xml:space="preserve"> in accordance with the recommendations of a Cultural </w:t>
      </w:r>
      <w:r w:rsidRPr="5C1A9E01" w:rsidR="00F6332E">
        <w:rPr>
          <w:sz w:val="20"/>
        </w:rPr>
        <w:t>Values Assessment</w:t>
      </w:r>
      <w:r w:rsidRPr="5C1A9E01">
        <w:rPr>
          <w:sz w:val="20"/>
        </w:rPr>
        <w:t>.</w:t>
      </w:r>
    </w:p>
    <w:p w:rsidR="005F73C4" w:rsidP="00673B73" w14:paraId="1A9EDCE0" w14:textId="0B59B777">
      <w:pPr>
        <w:pStyle w:val="ListParagraph"/>
        <w:numPr>
          <w:ilvl w:val="0"/>
          <w:numId w:val="22"/>
        </w:numPr>
        <w:spacing w:after="120"/>
        <w:ind w:left="1792" w:hanging="376"/>
        <w:contextualSpacing w:val="0"/>
        <w:rPr>
          <w:sz w:val="20"/>
          <w:szCs w:val="16"/>
        </w:rPr>
      </w:pPr>
      <w:r>
        <w:rPr>
          <w:sz w:val="20"/>
          <w:szCs w:val="16"/>
        </w:rPr>
        <w:t xml:space="preserve">Identification of bushfire hazard areas </w:t>
      </w:r>
      <w:r w:rsidR="00EC2755">
        <w:rPr>
          <w:sz w:val="20"/>
          <w:szCs w:val="16"/>
        </w:rPr>
        <w:t>and relevant setbacks</w:t>
      </w:r>
      <w:r w:rsidR="006D28D1">
        <w:rPr>
          <w:sz w:val="20"/>
          <w:szCs w:val="16"/>
        </w:rPr>
        <w:t>.</w:t>
      </w:r>
    </w:p>
    <w:p w:rsidR="00F6057D" w:rsidP="00673B73" w14:paraId="51863EA0" w14:textId="21D788A8">
      <w:pPr>
        <w:pStyle w:val="ListParagraph"/>
        <w:numPr>
          <w:ilvl w:val="0"/>
          <w:numId w:val="22"/>
        </w:numPr>
        <w:spacing w:after="120"/>
        <w:ind w:left="1792" w:hanging="376"/>
        <w:contextualSpacing w:val="0"/>
        <w:rPr>
          <w:sz w:val="20"/>
          <w:szCs w:val="16"/>
        </w:rPr>
      </w:pPr>
      <w:r>
        <w:rPr>
          <w:sz w:val="20"/>
          <w:szCs w:val="16"/>
        </w:rPr>
        <w:t>Provisions for</w:t>
      </w:r>
      <w:r w:rsidR="00DE7855">
        <w:rPr>
          <w:sz w:val="20"/>
          <w:szCs w:val="16"/>
        </w:rPr>
        <w:t xml:space="preserve"> land to be set aside for</w:t>
      </w:r>
      <w:r>
        <w:rPr>
          <w:sz w:val="20"/>
          <w:szCs w:val="16"/>
        </w:rPr>
        <w:t xml:space="preserve"> a </w:t>
      </w:r>
      <w:r w:rsidR="00A52400">
        <w:rPr>
          <w:sz w:val="20"/>
          <w:szCs w:val="16"/>
        </w:rPr>
        <w:t>Victoria State Emergency Services facility</w:t>
      </w:r>
      <w:r w:rsidR="00DE7855">
        <w:rPr>
          <w:sz w:val="20"/>
          <w:szCs w:val="16"/>
        </w:rPr>
        <w:t xml:space="preserve"> and a </w:t>
      </w:r>
      <w:r w:rsidR="0051454D">
        <w:rPr>
          <w:sz w:val="20"/>
          <w:szCs w:val="16"/>
        </w:rPr>
        <w:t>fire services facility generally in accordance with the locations shown in Plan 1.</w:t>
      </w:r>
    </w:p>
    <w:p w:rsidR="00185374" w:rsidP="005F44BB" w14:paraId="38652FFA" w14:textId="0AFA3139">
      <w:pPr>
        <w:pStyle w:val="ListParagraph"/>
        <w:numPr>
          <w:ilvl w:val="0"/>
          <w:numId w:val="22"/>
        </w:numPr>
        <w:spacing w:after="120"/>
        <w:ind w:left="1792" w:hanging="376"/>
        <w:contextualSpacing w:val="0"/>
        <w:rPr>
          <w:sz w:val="20"/>
          <w:szCs w:val="16"/>
        </w:rPr>
      </w:pPr>
      <w:r w:rsidRPr="00141080">
        <w:rPr>
          <w:sz w:val="20"/>
          <w:szCs w:val="16"/>
        </w:rPr>
        <w:t xml:space="preserve">Any recommendations or requirements in </w:t>
      </w:r>
      <w:r w:rsidR="00866F79">
        <w:rPr>
          <w:sz w:val="20"/>
          <w:szCs w:val="16"/>
        </w:rPr>
        <w:t xml:space="preserve">the </w:t>
      </w:r>
      <w:r w:rsidRPr="00141080">
        <w:rPr>
          <w:sz w:val="20"/>
          <w:szCs w:val="16"/>
        </w:rPr>
        <w:t>Avalon Airport Impact Assessment Report</w:t>
      </w:r>
      <w:r w:rsidR="009434D4">
        <w:rPr>
          <w:sz w:val="20"/>
          <w:szCs w:val="16"/>
        </w:rPr>
        <w:t xml:space="preserve"> prepared under this schedule</w:t>
      </w:r>
      <w:r w:rsidR="005B58A2">
        <w:rPr>
          <w:sz w:val="20"/>
          <w:szCs w:val="16"/>
        </w:rPr>
        <w:t>.</w:t>
      </w:r>
      <w:r w:rsidR="009434D4">
        <w:rPr>
          <w:sz w:val="20"/>
          <w:szCs w:val="16"/>
        </w:rPr>
        <w:t xml:space="preserve"> </w:t>
      </w:r>
    </w:p>
    <w:p w:rsidR="00065842" w:rsidP="001A1524" w14:paraId="5574A5B4" w14:textId="77777777">
      <w:pPr>
        <w:pStyle w:val="ListParagraph"/>
        <w:numPr>
          <w:ilvl w:val="0"/>
          <w:numId w:val="22"/>
        </w:numPr>
        <w:spacing w:after="120"/>
        <w:ind w:left="1792" w:hanging="374"/>
        <w:contextualSpacing w:val="0"/>
        <w:rPr>
          <w:sz w:val="20"/>
        </w:rPr>
      </w:pPr>
      <w:r w:rsidRPr="5C1A9E01">
        <w:rPr>
          <w:sz w:val="20"/>
        </w:rPr>
        <w:t>Details of how areas of Aboriginal cultural values, as informed by a Cultural Values Assessment, are addressed within the precinct.</w:t>
      </w:r>
    </w:p>
    <w:p w:rsidR="00065842" w:rsidRPr="001A1524" w:rsidP="001A1524" w14:paraId="7705D47C" w14:textId="6038C4D3">
      <w:pPr>
        <w:pStyle w:val="ListParagraph"/>
        <w:numPr>
          <w:ilvl w:val="0"/>
          <w:numId w:val="22"/>
        </w:numPr>
        <w:spacing w:after="120"/>
        <w:ind w:left="1792" w:hanging="374"/>
        <w:contextualSpacing w:val="0"/>
        <w:rPr>
          <w:sz w:val="20"/>
        </w:rPr>
      </w:pPr>
      <w:r w:rsidRPr="001A1524">
        <w:rPr>
          <w:sz w:val="20"/>
        </w:rPr>
        <w:t xml:space="preserve">Details of </w:t>
      </w:r>
      <w:r w:rsidRPr="1E49BBC1">
        <w:rPr>
          <w:sz w:val="20"/>
        </w:rPr>
        <w:t>how</w:t>
      </w:r>
      <w:r w:rsidRPr="001A1524">
        <w:rPr>
          <w:sz w:val="20"/>
        </w:rPr>
        <w:t xml:space="preserve"> the development will treat the interfaces and respond to the key view lines identified on Plan 1 and in the </w:t>
      </w:r>
      <w:r w:rsidRPr="00FA5648">
        <w:rPr>
          <w:i/>
          <w:sz w:val="20"/>
        </w:rPr>
        <w:t>Greater Avalon Employment Precinct Landscape and Visual Impact Assessment Report</w:t>
      </w:r>
      <w:r w:rsidRPr="001A1524">
        <w:rPr>
          <w:sz w:val="20"/>
        </w:rPr>
        <w:t>.</w:t>
      </w:r>
    </w:p>
    <w:p w:rsidR="00065842" w:rsidRPr="001A1524" w:rsidP="001A1524" w14:paraId="35B5A10B" w14:textId="73F22A09">
      <w:pPr>
        <w:pStyle w:val="ListParagraph"/>
        <w:numPr>
          <w:ilvl w:val="0"/>
          <w:numId w:val="22"/>
        </w:numPr>
        <w:spacing w:after="120"/>
        <w:ind w:left="1792" w:hanging="374"/>
        <w:contextualSpacing w:val="0"/>
        <w:rPr>
          <w:ins w:id="203" w:author="DTP" w:date="2026-05-11T10:04:00Z"/>
          <w:sz w:val="20"/>
        </w:rPr>
      </w:pPr>
      <w:r w:rsidRPr="001A1524">
        <w:rPr>
          <w:sz w:val="20"/>
        </w:rPr>
        <w:t xml:space="preserve">Details of how all foreseeable threats to pipelines </w:t>
      </w:r>
      <w:r w:rsidR="008369BD">
        <w:rPr>
          <w:sz w:val="20"/>
        </w:rPr>
        <w:t>regulated under</w:t>
      </w:r>
      <w:r w:rsidRPr="001A1524">
        <w:rPr>
          <w:sz w:val="20"/>
        </w:rPr>
        <w:t xml:space="preserve"> the </w:t>
      </w:r>
      <w:r w:rsidRPr="001A1524">
        <w:rPr>
          <w:i/>
          <w:sz w:val="20"/>
        </w:rPr>
        <w:t>Pipelines Act 2005</w:t>
      </w:r>
      <w:r w:rsidRPr="001A1524">
        <w:rPr>
          <w:sz w:val="20"/>
        </w:rPr>
        <w:t xml:space="preserve"> affected by </w:t>
      </w:r>
      <w:r w:rsidR="00773CF1">
        <w:rPr>
          <w:sz w:val="20"/>
        </w:rPr>
        <w:t xml:space="preserve">the </w:t>
      </w:r>
      <w:r w:rsidRPr="001A1524">
        <w:rPr>
          <w:sz w:val="20"/>
        </w:rPr>
        <w:t xml:space="preserve">use and development of the precinct are identified and managed. </w:t>
      </w:r>
    </w:p>
    <w:p w:rsidR="00065842" w:rsidP="001A1524" w14:paraId="581457B7" w14:textId="5FFCD48B">
      <w:pPr>
        <w:pStyle w:val="ListParagraph"/>
        <w:numPr>
          <w:ilvl w:val="0"/>
          <w:numId w:val="22"/>
        </w:numPr>
        <w:spacing w:after="120"/>
        <w:ind w:left="1792" w:hanging="374"/>
        <w:contextualSpacing w:val="0"/>
        <w:rPr>
          <w:sz w:val="20"/>
        </w:rPr>
      </w:pPr>
      <w:r w:rsidRPr="001A1524">
        <w:rPr>
          <w:sz w:val="20"/>
        </w:rPr>
        <w:t xml:space="preserve">Details of how all required existing and proposed utilities are provided for within the precinct and are consistent with the </w:t>
      </w:r>
      <w:r w:rsidR="00EF60E2">
        <w:rPr>
          <w:sz w:val="20"/>
        </w:rPr>
        <w:t>s</w:t>
      </w:r>
      <w:r w:rsidRPr="001A1524">
        <w:rPr>
          <w:sz w:val="20"/>
        </w:rPr>
        <w:t xml:space="preserve">ite master plan and </w:t>
      </w:r>
      <w:r w:rsidR="00EF60E2">
        <w:rPr>
          <w:sz w:val="20"/>
        </w:rPr>
        <w:t>l</w:t>
      </w:r>
      <w:r w:rsidRPr="001A1524">
        <w:rPr>
          <w:sz w:val="20"/>
        </w:rPr>
        <w:t>andscape concept plan.</w:t>
      </w:r>
    </w:p>
    <w:p w:rsidR="00CD37CA" w:rsidRPr="00E321F9" w:rsidP="009B07D1" w14:paraId="44E81DC8" w14:textId="331240CD">
      <w:pPr>
        <w:pStyle w:val="BodytextBlue"/>
        <w:tabs>
          <w:tab w:val="left" w:pos="1560"/>
          <w:tab w:val="clear" w:pos="1985"/>
        </w:tabs>
        <w:spacing w:before="0" w:after="120"/>
        <w:ind w:left="1418"/>
        <w:rPr>
          <w:color w:val="auto"/>
        </w:rPr>
      </w:pPr>
      <w:r w:rsidRPr="6886DF79">
        <w:rPr>
          <w:color w:val="auto"/>
        </w:rPr>
        <w:t xml:space="preserve">A </w:t>
      </w:r>
      <w:r w:rsidRPr="6886DF79">
        <w:rPr>
          <w:b/>
          <w:bCs/>
          <w:color w:val="auto"/>
        </w:rPr>
        <w:t>Site Servicing Report</w:t>
      </w:r>
      <w:r w:rsidRPr="6886DF79">
        <w:rPr>
          <w:color w:val="auto"/>
        </w:rPr>
        <w:t xml:space="preserve"> </w:t>
      </w:r>
      <w:r w:rsidRPr="6886DF79" w:rsidR="00553822">
        <w:rPr>
          <w:color w:val="auto"/>
        </w:rPr>
        <w:t>that addresses the infrastructure and utilities servicing requirements for the precinct.</w:t>
      </w:r>
    </w:p>
    <w:p w:rsidR="002E7B7D" w:rsidP="009B07D1" w14:paraId="280A90FC" w14:textId="41D5A095">
      <w:pPr>
        <w:pStyle w:val="BodytextBlue"/>
        <w:tabs>
          <w:tab w:val="left" w:pos="1560"/>
          <w:tab w:val="clear" w:pos="1985"/>
        </w:tabs>
        <w:spacing w:before="0" w:after="120"/>
        <w:ind w:left="1418"/>
        <w:rPr>
          <w:color w:val="auto"/>
        </w:rPr>
      </w:pPr>
      <w:del w:id="204" w:author="Hall &amp; Wilcox" w:date="2026-05-15T17:42:00Z">
        <w:r w:rsidRPr="1283F515">
          <w:rPr>
            <w:color w:val="auto"/>
          </w:rPr>
          <w:delText>A</w:delText>
        </w:r>
      </w:del>
      <w:del w:id="205" w:author="Hall &amp; Wilcox" w:date="2026-05-15T17:42:00Z">
        <w:r w:rsidRPr="1283F515" w:rsidR="00FF4C82">
          <w:rPr>
            <w:color w:val="auto"/>
          </w:rPr>
          <w:delText>n</w:delText>
        </w:r>
      </w:del>
      <w:del w:id="206" w:author="Hall &amp; Wilcox" w:date="2026-05-15T17:42:00Z">
        <w:r w:rsidRPr="1283F515">
          <w:rPr>
            <w:color w:val="auto"/>
          </w:rPr>
          <w:delText xml:space="preserve"> </w:delText>
        </w:r>
      </w:del>
      <w:bookmarkStart w:id="207" w:name="_Hlk173168246"/>
      <w:ins w:id="208" w:author="Hall &amp; Wilcox" w:date="2026-05-15T17:42:00Z">
        <w:r w:rsidRPr="1283F515" w:rsidR="00D3416B">
          <w:rPr>
            <w:color w:val="auto"/>
          </w:rPr>
          <w:t>A</w:t>
        </w:r>
      </w:ins>
      <w:ins w:id="209" w:author="Hall &amp; Wilcox" w:date="2026-05-15T17:42:00Z">
        <w:r w:rsidR="00D3416B">
          <w:rPr>
            <w:color w:val="auto"/>
          </w:rPr>
          <w:t xml:space="preserve"> precinct</w:t>
        </w:r>
      </w:ins>
      <w:ins w:id="210" w:author="Hall &amp; Wilcox" w:date="2026-05-15T17:43:00Z">
        <w:r w:rsidR="00D3416B">
          <w:rPr>
            <w:color w:val="auto"/>
          </w:rPr>
          <w:t xml:space="preserve"> wide</w:t>
        </w:r>
      </w:ins>
      <w:ins w:id="211" w:author="Hall &amp; Wilcox" w:date="2026-05-15T17:42:00Z">
        <w:r w:rsidRPr="1283F515" w:rsidR="00D3416B">
          <w:rPr>
            <w:color w:val="auto"/>
          </w:rPr>
          <w:t xml:space="preserve"> </w:t>
        </w:r>
      </w:ins>
      <w:r w:rsidRPr="1283F515" w:rsidR="00FF4C82">
        <w:rPr>
          <w:b/>
          <w:color w:val="auto"/>
        </w:rPr>
        <w:t>Avalon Airport</w:t>
      </w:r>
      <w:r w:rsidRPr="1283F515">
        <w:rPr>
          <w:b/>
          <w:color w:val="auto"/>
        </w:rPr>
        <w:t xml:space="preserve"> </w:t>
      </w:r>
      <w:bookmarkEnd w:id="207"/>
      <w:r w:rsidRPr="1283F515">
        <w:rPr>
          <w:b/>
          <w:color w:val="auto"/>
        </w:rPr>
        <w:t>Impact Assessment Report</w:t>
      </w:r>
      <w:r w:rsidRPr="1283F515">
        <w:rPr>
          <w:color w:val="auto"/>
        </w:rPr>
        <w:t xml:space="preserve"> prepared</w:t>
      </w:r>
      <w:commentRangeStart w:id="212"/>
      <w:r w:rsidRPr="1283F515">
        <w:rPr>
          <w:color w:val="auto"/>
        </w:rPr>
        <w:t xml:space="preserve"> </w:t>
      </w:r>
      <w:del w:id="213" w:author="DTP" w:date="2026-05-08T14:27:00Z">
        <w:r w:rsidRPr="1283F515">
          <w:rPr>
            <w:color w:val="auto"/>
          </w:rPr>
          <w:delText xml:space="preserve">in consultation with the </w:delText>
        </w:r>
      </w:del>
      <w:del w:id="214" w:author="DTP" w:date="2026-05-08T14:27:00Z">
        <w:r w:rsidRPr="1283F515" w:rsidR="00FF4C82">
          <w:rPr>
            <w:color w:val="auto"/>
          </w:rPr>
          <w:delText xml:space="preserve">Avalon </w:delText>
        </w:r>
      </w:del>
      <w:commentRangeStart w:id="215"/>
      <w:del w:id="216" w:author="DTP" w:date="2026-05-08T14:27:00Z">
        <w:r w:rsidRPr="1283F515" w:rsidR="00FF4C82">
          <w:rPr>
            <w:color w:val="auto"/>
          </w:rPr>
          <w:delText>Airport</w:delText>
        </w:r>
      </w:del>
      <w:commentRangeEnd w:id="215"/>
      <w:r w:rsidRPr="1283F515" w:rsidR="004E5A67">
        <w:rPr>
          <w:rStyle w:val="CommentReference"/>
          <w:color w:val="auto"/>
          <w:sz w:val="20"/>
          <w:szCs w:val="20"/>
        </w:rPr>
        <w:commentReference w:id="215"/>
      </w:r>
      <w:commentRangeEnd w:id="212"/>
      <w:r w:rsidRPr="1283F515" w:rsidR="00D3416B">
        <w:rPr>
          <w:rStyle w:val="CommentReference"/>
          <w:color w:val="auto"/>
          <w:sz w:val="20"/>
          <w:szCs w:val="20"/>
        </w:rPr>
        <w:commentReference w:id="212"/>
      </w:r>
      <w:del w:id="217" w:author="DTP" w:date="2026-05-08T14:27:00Z">
        <w:r w:rsidRPr="1283F515">
          <w:rPr>
            <w:color w:val="auto"/>
          </w:rPr>
          <w:delText>,</w:delText>
        </w:r>
      </w:del>
      <w:del w:id="218" w:author="DTP" w:date="2026-05-08T14:27:00Z">
        <w:r w:rsidRPr="1283F515" w:rsidR="002C3956">
          <w:rPr>
            <w:color w:val="auto"/>
          </w:rPr>
          <w:delText xml:space="preserve"> </w:delText>
        </w:r>
      </w:del>
      <w:r w:rsidRPr="1283F515">
        <w:rPr>
          <w:color w:val="auto"/>
        </w:rPr>
        <w:t>having regard to the National Airports Safeguarding Framework, and associated guidelines</w:t>
      </w:r>
      <w:ins w:id="219" w:author="DTP" w:date="2026-05-08T16:01:00Z">
        <w:r w:rsidR="008F6701">
          <w:rPr>
            <w:color w:val="auto"/>
          </w:rPr>
          <w:t xml:space="preserve"> A to </w:t>
        </w:r>
      </w:ins>
      <w:commentRangeStart w:id="220"/>
      <w:ins w:id="221" w:author="DTP" w:date="2026-05-08T16:01:00Z">
        <w:r w:rsidR="008F6701">
          <w:rPr>
            <w:color w:val="auto"/>
          </w:rPr>
          <w:t>I</w:t>
        </w:r>
      </w:ins>
      <w:commentRangeEnd w:id="220"/>
      <w:ins w:id="222" w:author="DTP" w:date="2026-05-08T16:39:00Z">
        <w:r w:rsidRPr="1283F515" w:rsidR="004E5A67">
          <w:rPr>
            <w:rStyle w:val="CommentReference"/>
            <w:color w:val="auto"/>
            <w:sz w:val="20"/>
            <w:szCs w:val="20"/>
          </w:rPr>
          <w:commentReference w:id="220"/>
        </w:r>
      </w:ins>
      <w:r w:rsidRPr="1283F515">
        <w:rPr>
          <w:color w:val="auto"/>
        </w:rPr>
        <w:t xml:space="preserve">, and the Avalon Airport Master Plan </w:t>
      </w:r>
      <w:r w:rsidRPr="1283F515" w:rsidR="00736FF3">
        <w:rPr>
          <w:color w:val="auto"/>
        </w:rPr>
        <w:t>2015</w:t>
      </w:r>
      <w:r w:rsidRPr="1283F515">
        <w:rPr>
          <w:color w:val="auto"/>
        </w:rPr>
        <w:t xml:space="preserve"> (or any superseding </w:t>
      </w:r>
      <w:r w:rsidRPr="1283F515" w:rsidR="00933316">
        <w:rPr>
          <w:color w:val="auto"/>
        </w:rPr>
        <w:t>master plan</w:t>
      </w:r>
      <w:r w:rsidRPr="1283F515">
        <w:rPr>
          <w:color w:val="auto"/>
        </w:rPr>
        <w:t xml:space="preserve">). Any recommendations or requirements of this assessment must be incorporated into the </w:t>
      </w:r>
      <w:ins w:id="223" w:author="Hall &amp; Wilcox" w:date="2026-05-15T17:18:00Z">
        <w:r w:rsidR="00CA71CF">
          <w:rPr>
            <w:color w:val="auto"/>
          </w:rPr>
          <w:t>D</w:t>
        </w:r>
      </w:ins>
      <w:del w:id="224" w:author="Hall &amp; Wilcox" w:date="2026-05-15T17:18:00Z">
        <w:r w:rsidRPr="1283F515">
          <w:rPr>
            <w:color w:val="auto"/>
          </w:rPr>
          <w:delText>d</w:delText>
        </w:r>
      </w:del>
      <w:r w:rsidRPr="1283F515">
        <w:rPr>
          <w:color w:val="auto"/>
        </w:rPr>
        <w:t xml:space="preserve">evelopment </w:t>
      </w:r>
      <w:del w:id="225" w:author="Hall &amp; Wilcox" w:date="2026-05-15T17:18:00Z">
        <w:r w:rsidRPr="1283F515">
          <w:rPr>
            <w:color w:val="auto"/>
          </w:rPr>
          <w:delText>p</w:delText>
        </w:r>
      </w:del>
      <w:ins w:id="226" w:author="Hall &amp; Wilcox" w:date="2026-05-15T17:18:00Z">
        <w:r w:rsidR="00CA71CF">
          <w:rPr>
            <w:color w:val="auto"/>
          </w:rPr>
          <w:t>P</w:t>
        </w:r>
      </w:ins>
      <w:r w:rsidRPr="1283F515">
        <w:rPr>
          <w:color w:val="auto"/>
        </w:rPr>
        <w:t>lan</w:t>
      </w:r>
      <w:r w:rsidRPr="1283F515" w:rsidR="00D95C65">
        <w:rPr>
          <w:color w:val="auto"/>
        </w:rPr>
        <w:t>, with particular em</w:t>
      </w:r>
      <w:r w:rsidRPr="1283F515" w:rsidR="00AA6F40">
        <w:rPr>
          <w:color w:val="auto"/>
        </w:rPr>
        <w:t>phasis on:</w:t>
      </w:r>
    </w:p>
    <w:p w:rsidR="00AA6F40" w:rsidRPr="00F17F02" w:rsidP="00EA5763" w14:paraId="3B2B27D3" w14:textId="63105F8D">
      <w:pPr>
        <w:pStyle w:val="ListParagraph"/>
        <w:numPr>
          <w:ilvl w:val="0"/>
          <w:numId w:val="21"/>
        </w:numPr>
        <w:spacing w:after="120"/>
        <w:ind w:left="1792" w:hanging="374"/>
      </w:pPr>
      <w:commentRangeStart w:id="227"/>
      <w:r w:rsidRPr="00EA5763">
        <w:rPr>
          <w:sz w:val="20"/>
        </w:rPr>
        <w:t xml:space="preserve">any recommendations required </w:t>
      </w:r>
      <w:r w:rsidR="00B72915">
        <w:rPr>
          <w:sz w:val="20"/>
        </w:rPr>
        <w:t>for</w:t>
      </w:r>
      <w:r w:rsidRPr="00EA5763">
        <w:rPr>
          <w:sz w:val="20"/>
        </w:rPr>
        <w:t xml:space="preserve"> wildlife strike</w:t>
      </w:r>
      <w:r w:rsidR="00B72915">
        <w:rPr>
          <w:sz w:val="20"/>
        </w:rPr>
        <w:t xml:space="preserve"> management</w:t>
      </w:r>
      <w:r w:rsidRPr="00EA5763">
        <w:rPr>
          <w:sz w:val="20"/>
        </w:rPr>
        <w:t>,</w:t>
      </w:r>
    </w:p>
    <w:p w:rsidR="00AA6F40" w:rsidRPr="00F17F02" w:rsidP="00EA5763" w14:paraId="2831FA0E" w14:textId="3A0A5B68">
      <w:pPr>
        <w:pStyle w:val="ListParagraph"/>
        <w:numPr>
          <w:ilvl w:val="0"/>
          <w:numId w:val="21"/>
        </w:numPr>
        <w:spacing w:after="120"/>
        <w:ind w:left="1792" w:hanging="374"/>
      </w:pPr>
      <w:r w:rsidRPr="00EA5763">
        <w:rPr>
          <w:sz w:val="20"/>
        </w:rPr>
        <w:t>ensuring airport safety is prioritised, including no negative impacts to the runway operations,</w:t>
      </w:r>
    </w:p>
    <w:p w:rsidR="00AA6F40" w:rsidRPr="00F311BF" w:rsidP="00EA5763" w14:paraId="2732FBC7" w14:textId="70D6902C">
      <w:pPr>
        <w:pStyle w:val="ListParagraph"/>
        <w:numPr>
          <w:ilvl w:val="0"/>
          <w:numId w:val="21"/>
        </w:numPr>
        <w:spacing w:after="120"/>
        <w:ind w:left="1792" w:hanging="374"/>
        <w:contextualSpacing w:val="0"/>
        <w:rPr>
          <w:ins w:id="228" w:author="DTP" w:date="2026-05-08T14:26:00Z"/>
          <w:sz w:val="24"/>
          <w:rPrChange w:id="229" w:author="DTP" w:date="2026-05-08T14:26:00Z">
            <w:rPr>
              <w:sz w:val="20"/>
            </w:rPr>
          </w:rPrChange>
        </w:rPr>
      </w:pPr>
      <w:r w:rsidRPr="00EA5763">
        <w:rPr>
          <w:sz w:val="20"/>
        </w:rPr>
        <w:t xml:space="preserve">any recommendations </w:t>
      </w:r>
      <w:r w:rsidRPr="00EA5763" w:rsidR="00C643DB">
        <w:rPr>
          <w:sz w:val="20"/>
        </w:rPr>
        <w:t xml:space="preserve">required to ensure buildings and works do not conflict with the Obstacle Limitations Surface (OLS) and </w:t>
      </w:r>
      <w:r w:rsidRPr="00EA5763" w:rsidR="009E2C92">
        <w:rPr>
          <w:sz w:val="20"/>
        </w:rPr>
        <w:t>Procedures</w:t>
      </w:r>
      <w:r w:rsidRPr="00EA5763" w:rsidR="00C643DB">
        <w:rPr>
          <w:sz w:val="20"/>
        </w:rPr>
        <w:t xml:space="preserve"> for Air Navigational </w:t>
      </w:r>
      <w:r w:rsidRPr="00EA5763" w:rsidR="009E2C92">
        <w:rPr>
          <w:sz w:val="20"/>
        </w:rPr>
        <w:t>Services</w:t>
      </w:r>
      <w:r w:rsidRPr="00EA5763" w:rsidR="00C643DB">
        <w:rPr>
          <w:sz w:val="20"/>
        </w:rPr>
        <w:t xml:space="preserve"> Aircraft Operations (PAN</w:t>
      </w:r>
      <w:r w:rsidRPr="00EA5763" w:rsidR="009E2C92">
        <w:rPr>
          <w:sz w:val="20"/>
        </w:rPr>
        <w:t xml:space="preserve">s OPS) guidelines. </w:t>
      </w:r>
      <w:commentRangeEnd w:id="227"/>
      <w:r w:rsidRPr="00F311BF" w:rsidR="00D3416B">
        <w:rPr>
          <w:rStyle w:val="CommentReference"/>
          <w:sz w:val="24"/>
          <w:szCs w:val="20"/>
          <w:rPrChange w:id="230" w:author="DTP" w:date="2026-05-08T14:26:00Z">
            <w:rPr>
              <w:rStyle w:val="CommentReference"/>
              <w:sz w:val="20"/>
              <w:szCs w:val="20"/>
            </w:rPr>
          </w:rPrChange>
        </w:rPr>
        <w:commentReference w:id="227"/>
      </w:r>
    </w:p>
    <w:p w:rsidR="00F311BF" w:rsidRPr="004A5C6A" w:rsidP="00F311BF" w14:paraId="1BAC215E" w14:textId="4EF4BC46">
      <w:pPr>
        <w:spacing w:after="120"/>
        <w:ind w:left="1435"/>
        <w:rPr>
          <w:ins w:id="231" w:author="DTP" w:date="2026-05-08T14:26:00Z"/>
          <w:sz w:val="20"/>
        </w:rPr>
      </w:pPr>
      <w:ins w:id="232" w:author="DTP" w:date="2026-05-08T14:26:00Z">
        <w:r>
          <w:rPr>
            <w:sz w:val="20"/>
          </w:rPr>
          <w:t>In deciding whether the Avalon Airport Impact Assessment Report is satisfactory, the responsible authority must consider the view</w:t>
        </w:r>
      </w:ins>
      <w:ins w:id="233" w:author="DTP" w:date="2026-05-08T14:28:00Z">
        <w:r w:rsidR="00D02DA8">
          <w:rPr>
            <w:sz w:val="20"/>
          </w:rPr>
          <w:t>s</w:t>
        </w:r>
      </w:ins>
      <w:ins w:id="234" w:author="DTP" w:date="2026-05-08T14:26:00Z">
        <w:r>
          <w:rPr>
            <w:sz w:val="20"/>
          </w:rPr>
          <w:t xml:space="preserve"> of </w:t>
        </w:r>
      </w:ins>
      <w:commentRangeStart w:id="235"/>
      <w:ins w:id="236" w:author="Hall &amp; Wilcox" w:date="2026-05-15T17:44:00Z">
        <w:r w:rsidR="00D3416B">
          <w:rPr>
            <w:sz w:val="20"/>
          </w:rPr>
          <w:t>airport lessee of Avalon Airport</w:t>
        </w:r>
      </w:ins>
      <w:ins w:id="237" w:author="DTP" w:date="2026-05-08T14:27:00Z">
        <w:del w:id="238" w:author="Hall &amp; Wilcox" w:date="2026-05-15T17:44:00Z">
          <w:r w:rsidR="009F1717">
            <w:rPr>
              <w:sz w:val="20"/>
            </w:rPr>
            <w:delText xml:space="preserve">Avalon </w:delText>
          </w:r>
        </w:del>
      </w:ins>
      <w:commentRangeStart w:id="239"/>
      <w:ins w:id="240" w:author="DTP" w:date="2026-05-08T14:27:00Z">
        <w:del w:id="241" w:author="Hall &amp; Wilcox" w:date="2026-05-15T17:44:00Z">
          <w:r w:rsidR="009F1717">
            <w:rPr>
              <w:sz w:val="20"/>
            </w:rPr>
            <w:delText>Airport</w:delText>
          </w:r>
        </w:del>
      </w:ins>
      <w:commentRangeEnd w:id="239"/>
      <w:ins w:id="242" w:author="DTP" w:date="2026-05-08T16:40:00Z">
        <w:del w:id="243" w:author="Hall &amp; Wilcox" w:date="2026-05-15T17:44:00Z">
          <w:r w:rsidR="00C50BA1">
            <w:rPr>
              <w:rStyle w:val="CommentReference"/>
              <w:sz w:val="20"/>
              <w:szCs w:val="20"/>
            </w:rPr>
            <w:commentReference w:id="239"/>
          </w:r>
        </w:del>
      </w:ins>
      <w:ins w:id="244" w:author="DTP" w:date="2026-05-08T14:26:00Z">
        <w:r>
          <w:rPr>
            <w:sz w:val="20"/>
          </w:rPr>
          <w:t>.</w:t>
        </w:r>
      </w:ins>
      <w:commentRangeEnd w:id="235"/>
      <w:r w:rsidRPr="004A5C6A" w:rsidR="00D3416B">
        <w:rPr>
          <w:rStyle w:val="CommentReference"/>
          <w:sz w:val="20"/>
          <w:szCs w:val="20"/>
        </w:rPr>
        <w:commentReference w:id="235"/>
      </w:r>
    </w:p>
    <w:p w:rsidR="00C25634" w:rsidRPr="005D7B79" w:rsidP="00C25634" w14:paraId="7ED38F6C" w14:textId="77777777">
      <w:pPr>
        <w:pStyle w:val="BodytextBlue"/>
        <w:spacing w:before="0" w:after="120"/>
        <w:ind w:left="1418"/>
        <w:rPr>
          <w:ins w:id="245" w:author="Hall &amp; Wilcox" w:date="2026-05-15T17:23:00Z"/>
          <w:color w:val="auto"/>
        </w:rPr>
      </w:pPr>
      <w:commentRangeStart w:id="246"/>
      <w:ins w:id="247" w:author="Hall &amp; Wilcox" w:date="2026-05-15T17:23:00Z">
        <w:r w:rsidRPr="005D7B79">
          <w:t>A</w:t>
        </w:r>
      </w:ins>
      <w:ins w:id="248" w:author="Hall &amp; Wilcox" w:date="2026-05-15T17:23:00Z">
        <w:r w:rsidRPr="005D7B79">
          <w:rPr>
            <w:color w:val="auto"/>
          </w:rPr>
          <w:t xml:space="preserve"> </w:t>
        </w:r>
      </w:ins>
      <w:ins w:id="249" w:author="Hall &amp; Wilcox" w:date="2026-05-15T17:23:00Z">
        <w:r w:rsidRPr="005D7B79">
          <w:rPr>
            <w:b/>
            <w:bCs/>
            <w:color w:val="auto"/>
          </w:rPr>
          <w:t>Biodiversity Assessment</w:t>
        </w:r>
      </w:ins>
      <w:ins w:id="250" w:author="Hall &amp; Wilcox" w:date="2026-05-15T17:23:00Z">
        <w:r>
          <w:rPr>
            <w:b/>
            <w:bCs/>
            <w:color w:val="auto"/>
          </w:rPr>
          <w:t>,</w:t>
        </w:r>
      </w:ins>
      <w:ins w:id="251" w:author="Hall &amp; Wilcox" w:date="2026-05-15T17:23:00Z">
        <w:r w:rsidRPr="005D7B79">
          <w:rPr>
            <w:color w:val="auto"/>
          </w:rPr>
          <w:t xml:space="preserve"> </w:t>
        </w:r>
      </w:ins>
      <w:ins w:id="252" w:author="Hall &amp; Wilcox" w:date="2026-05-15T17:23:00Z">
        <w:r w:rsidRPr="736696EE">
          <w:t xml:space="preserve">prepared to the satisfaction of the responsible authority and Greater Geelong City Council, </w:t>
        </w:r>
      </w:ins>
      <w:ins w:id="253" w:author="Hall &amp; Wilcox" w:date="2026-05-15T17:23:00Z">
        <w:r>
          <w:t xml:space="preserve">and </w:t>
        </w:r>
      </w:ins>
      <w:ins w:id="254" w:author="Hall &amp; Wilcox" w:date="2026-05-15T17:23:00Z">
        <w:r w:rsidRPr="005D7B79">
          <w:rPr>
            <w:color w:val="auto"/>
          </w:rPr>
          <w:t>prepared by a suitably qualified expert that includes:</w:t>
        </w:r>
      </w:ins>
    </w:p>
    <w:p w:rsidR="00C25634" w:rsidP="00C25634" w14:paraId="153222E4" w14:textId="7C24C6B0">
      <w:pPr>
        <w:pStyle w:val="ListParagraph"/>
        <w:numPr>
          <w:ilvl w:val="0"/>
          <w:numId w:val="81"/>
        </w:numPr>
        <w:spacing w:after="120" w:line="259" w:lineRule="auto"/>
        <w:ind w:left="1792" w:hanging="374"/>
        <w:rPr>
          <w:ins w:id="255" w:author="Hall &amp; Wilcox" w:date="2026-05-15T17:23:00Z"/>
          <w:sz w:val="20"/>
        </w:rPr>
      </w:pPr>
      <w:ins w:id="256" w:author="Hall &amp; Wilcox" w:date="2026-05-15T17:23:00Z">
        <w:r w:rsidRPr="736696EE">
          <w:rPr>
            <w:sz w:val="20"/>
          </w:rPr>
          <w:t xml:space="preserve">A biodiversity desktop assessment, which establishes an ecological baseline to document existing species, habitat and ecosystem health. This must include a marine and intertidal ecological </w:t>
        </w:r>
      </w:ins>
      <w:ins w:id="257" w:author="Hall &amp; Wilcox" w:date="2026-05-15T17:23:00Z">
        <w:r>
          <w:rPr>
            <w:sz w:val="20"/>
          </w:rPr>
          <w:t>assessment</w:t>
        </w:r>
      </w:ins>
      <w:ins w:id="258" w:author="Hall &amp; Wilcox" w:date="2026-05-15T17:23:00Z">
        <w:r w:rsidRPr="736696EE">
          <w:rPr>
            <w:sz w:val="20"/>
          </w:rPr>
          <w:t>.</w:t>
        </w:r>
      </w:ins>
    </w:p>
    <w:p w:rsidR="00C25634" w:rsidP="00C25634" w14:paraId="3F7133A9" w14:textId="77777777">
      <w:pPr>
        <w:pStyle w:val="ListParagraph"/>
        <w:numPr>
          <w:ilvl w:val="0"/>
          <w:numId w:val="81"/>
        </w:numPr>
        <w:spacing w:after="120" w:line="259" w:lineRule="auto"/>
        <w:ind w:left="1792" w:hanging="374"/>
        <w:rPr>
          <w:ins w:id="259" w:author="Hall &amp; Wilcox" w:date="2026-05-15T17:23:00Z"/>
          <w:sz w:val="20"/>
        </w:rPr>
      </w:pPr>
      <w:ins w:id="260" w:author="Hall &amp; Wilcox" w:date="2026-05-15T17:23:00Z">
        <w:r w:rsidRPr="736696EE">
          <w:rPr>
            <w:sz w:val="20"/>
          </w:rPr>
          <w:t>Considers potential impacts of any proposed outfall locations/scenarios contemplated by the Drainage and Stormwater Management Strategy.</w:t>
        </w:r>
      </w:ins>
    </w:p>
    <w:p w:rsidR="00C25634" w:rsidRPr="00C25634" w:rsidP="00C25634" w14:paraId="1B9733CA" w14:textId="234A9821">
      <w:pPr>
        <w:pStyle w:val="ListParagraph"/>
        <w:numPr>
          <w:ilvl w:val="0"/>
          <w:numId w:val="81"/>
        </w:numPr>
        <w:spacing w:after="120" w:line="259" w:lineRule="auto"/>
        <w:ind w:left="1792" w:hanging="374"/>
        <w:rPr>
          <w:ins w:id="261" w:author="Hall &amp; Wilcox" w:date="2026-05-15T17:23:00Z"/>
          <w:sz w:val="20"/>
        </w:rPr>
      </w:pPr>
      <w:ins w:id="262" w:author="Hall &amp; Wilcox" w:date="2026-05-15T17:23:00Z">
        <w:r w:rsidRPr="736696EE">
          <w:rPr>
            <w:sz w:val="20"/>
          </w:rPr>
          <w:t>An in-season flora and fauna survey.</w:t>
        </w:r>
      </w:ins>
      <w:commentRangeEnd w:id="246"/>
      <w:ins w:id="263" w:author="Hall &amp; Wilcox" w:date="2026-05-15T17:25:00Z">
        <w:r w:rsidRPr="00C25634">
          <w:rPr>
            <w:rStyle w:val="CommentReference"/>
            <w:sz w:val="20"/>
            <w:szCs w:val="20"/>
          </w:rPr>
          <w:commentReference w:id="246"/>
        </w:r>
      </w:ins>
    </w:p>
    <w:p w:rsidR="00B42AE7" w:rsidRPr="006E3103" w:rsidP="009B07D1" w14:paraId="1F72CD56" w14:textId="39029831">
      <w:pPr>
        <w:pStyle w:val="ListParagraph"/>
        <w:numPr>
          <w:ilvl w:val="0"/>
          <w:numId w:val="30"/>
        </w:numPr>
        <w:spacing w:after="120"/>
        <w:ind w:left="1491" w:hanging="357"/>
        <w:contextualSpacing w:val="0"/>
        <w:rPr>
          <w:sz w:val="20"/>
        </w:rPr>
      </w:pPr>
      <w:r w:rsidRPr="67A8E0C2">
        <w:rPr>
          <w:sz w:val="20"/>
        </w:rPr>
        <w:t xml:space="preserve">An </w:t>
      </w:r>
      <w:r w:rsidRPr="67A8E0C2">
        <w:rPr>
          <w:b/>
          <w:sz w:val="20"/>
        </w:rPr>
        <w:t>Integrated Water Management Plan</w:t>
      </w:r>
      <w:r w:rsidRPr="67A8E0C2">
        <w:rPr>
          <w:sz w:val="20"/>
        </w:rPr>
        <w:t xml:space="preserve"> </w:t>
      </w:r>
      <w:r w:rsidRPr="003642E2" w:rsidR="00B93AF9">
        <w:rPr>
          <w:sz w:val="20"/>
        </w:rPr>
        <w:t>prepared to the satisfaction of the responsible authority</w:t>
      </w:r>
      <w:ins w:id="264" w:author="Hall &amp; Wilcox" w:date="2026-05-15T17:33:00Z">
        <w:r w:rsidR="00D96F66">
          <w:rPr>
            <w:sz w:val="20"/>
          </w:rPr>
          <w:t xml:space="preserve"> and </w:t>
        </w:r>
      </w:ins>
      <w:ins w:id="265" w:author="Hall &amp; Wilcox" w:date="2026-05-18T13:20:00Z">
        <w:r w:rsidR="00720C6E">
          <w:rPr>
            <w:sz w:val="20"/>
          </w:rPr>
          <w:t>Greater Geelong City Council</w:t>
        </w:r>
      </w:ins>
      <w:r w:rsidRPr="003642E2" w:rsidR="00B93AF9">
        <w:rPr>
          <w:sz w:val="20"/>
        </w:rPr>
        <w:t xml:space="preserve"> </w:t>
      </w:r>
      <w:r w:rsidR="00193465">
        <w:rPr>
          <w:sz w:val="20"/>
        </w:rPr>
        <w:t xml:space="preserve">which </w:t>
      </w:r>
      <w:r w:rsidRPr="67A8E0C2">
        <w:rPr>
          <w:sz w:val="20"/>
        </w:rPr>
        <w:t>includes:</w:t>
      </w:r>
    </w:p>
    <w:p w:rsidR="00B42AE7" w:rsidRPr="006362C0" w:rsidP="00673B73" w14:paraId="123C17BD" w14:textId="686BA414">
      <w:pPr>
        <w:pStyle w:val="ListParagraph"/>
        <w:numPr>
          <w:ilvl w:val="0"/>
          <w:numId w:val="22"/>
        </w:numPr>
        <w:spacing w:after="120"/>
        <w:contextualSpacing w:val="0"/>
        <w:rPr>
          <w:sz w:val="20"/>
          <w:szCs w:val="16"/>
        </w:rPr>
      </w:pPr>
      <w:r w:rsidRPr="006362C0">
        <w:rPr>
          <w:sz w:val="20"/>
          <w:szCs w:val="16"/>
        </w:rPr>
        <w:t xml:space="preserve">A </w:t>
      </w:r>
      <w:ins w:id="266" w:author="Hall &amp; Wilcox" w:date="2026-05-15T17:25:00Z">
        <w:r w:rsidR="00C25634">
          <w:rPr>
            <w:sz w:val="20"/>
            <w:szCs w:val="16"/>
          </w:rPr>
          <w:t xml:space="preserve">precinct wide </w:t>
        </w:r>
      </w:ins>
      <w:r w:rsidRPr="006362C0">
        <w:rPr>
          <w:sz w:val="20"/>
          <w:szCs w:val="16"/>
        </w:rPr>
        <w:t xml:space="preserve">concept design for an integrated water management system, with </w:t>
      </w:r>
      <w:r w:rsidR="002A4361">
        <w:rPr>
          <w:sz w:val="20"/>
          <w:szCs w:val="16"/>
        </w:rPr>
        <w:t>consideration of</w:t>
      </w:r>
      <w:r w:rsidRPr="006362C0">
        <w:rPr>
          <w:sz w:val="20"/>
          <w:szCs w:val="16"/>
        </w:rPr>
        <w:t>:</w:t>
      </w:r>
    </w:p>
    <w:p w:rsidR="0054413E" w:rsidP="00673B73" w14:paraId="30DD42ED" w14:textId="26C7B0C4">
      <w:pPr>
        <w:pStyle w:val="ListParagraph"/>
        <w:numPr>
          <w:ilvl w:val="3"/>
          <w:numId w:val="23"/>
        </w:numPr>
        <w:spacing w:after="120"/>
        <w:ind w:left="2410"/>
        <w:contextualSpacing w:val="0"/>
        <w:rPr>
          <w:sz w:val="20"/>
          <w:szCs w:val="16"/>
        </w:rPr>
      </w:pPr>
      <w:r w:rsidRPr="0054413E">
        <w:rPr>
          <w:sz w:val="20"/>
          <w:szCs w:val="16"/>
        </w:rPr>
        <w:t xml:space="preserve">The treatment, discharge, storage and reuse of </w:t>
      </w:r>
      <w:r w:rsidRPr="0054413E">
        <w:rPr>
          <w:sz w:val="20"/>
          <w:szCs w:val="16"/>
        </w:rPr>
        <w:t xml:space="preserve">stormwater (as per the </w:t>
      </w:r>
      <w:r w:rsidR="00B86775">
        <w:rPr>
          <w:sz w:val="20"/>
          <w:szCs w:val="16"/>
        </w:rPr>
        <w:t>Drainage and Stormwater Management Strategy</w:t>
      </w:r>
      <w:r w:rsidRPr="0054413E">
        <w:rPr>
          <w:sz w:val="20"/>
          <w:szCs w:val="16"/>
        </w:rPr>
        <w:t>).</w:t>
      </w:r>
      <w:r w:rsidRPr="0054413E">
        <w:rPr>
          <w:sz w:val="20"/>
          <w:szCs w:val="16"/>
        </w:rPr>
        <w:t xml:space="preserve"> </w:t>
      </w:r>
    </w:p>
    <w:p w:rsidR="00B42AE7" w:rsidP="00673B73" w14:paraId="684DFEA4" w14:textId="55D51928">
      <w:pPr>
        <w:pStyle w:val="ListParagraph"/>
        <w:numPr>
          <w:ilvl w:val="3"/>
          <w:numId w:val="23"/>
        </w:numPr>
        <w:spacing w:after="120"/>
        <w:ind w:left="2410"/>
        <w:contextualSpacing w:val="0"/>
        <w:rPr>
          <w:sz w:val="20"/>
          <w:szCs w:val="16"/>
        </w:rPr>
      </w:pPr>
      <w:r w:rsidRPr="0054413E">
        <w:rPr>
          <w:sz w:val="20"/>
          <w:szCs w:val="16"/>
        </w:rPr>
        <w:t xml:space="preserve">The </w:t>
      </w:r>
      <w:r w:rsidR="00CF5C79">
        <w:rPr>
          <w:sz w:val="20"/>
          <w:szCs w:val="16"/>
        </w:rPr>
        <w:t>potential to store, treat and reuse</w:t>
      </w:r>
      <w:r w:rsidRPr="0054413E">
        <w:rPr>
          <w:sz w:val="20"/>
          <w:szCs w:val="16"/>
        </w:rPr>
        <w:t xml:space="preserve"> wastewater.</w:t>
      </w:r>
    </w:p>
    <w:p w:rsidR="00A30634" w:rsidP="00673B73" w14:paraId="724061F2" w14:textId="13267D8F">
      <w:pPr>
        <w:pStyle w:val="ListParagraph"/>
        <w:numPr>
          <w:ilvl w:val="3"/>
          <w:numId w:val="23"/>
        </w:numPr>
        <w:spacing w:after="120"/>
        <w:ind w:left="2410"/>
        <w:contextualSpacing w:val="0"/>
        <w:rPr>
          <w:sz w:val="20"/>
          <w:szCs w:val="16"/>
        </w:rPr>
      </w:pPr>
      <w:r w:rsidRPr="006362C0">
        <w:rPr>
          <w:sz w:val="20"/>
          <w:szCs w:val="16"/>
        </w:rPr>
        <w:t>The approach to offsetting the use of potable water</w:t>
      </w:r>
      <w:r w:rsidR="0070161A">
        <w:rPr>
          <w:sz w:val="20"/>
          <w:szCs w:val="16"/>
        </w:rPr>
        <w:t>.</w:t>
      </w:r>
    </w:p>
    <w:p w:rsidR="008A59B0" w:rsidP="00673B73" w14:paraId="741BCE6E" w14:textId="735F3AF4">
      <w:pPr>
        <w:pStyle w:val="ListParagraph"/>
        <w:numPr>
          <w:ilvl w:val="3"/>
          <w:numId w:val="23"/>
        </w:numPr>
        <w:spacing w:after="120"/>
        <w:ind w:left="2410"/>
        <w:contextualSpacing w:val="0"/>
        <w:rPr>
          <w:ins w:id="267" w:author="Hall &amp; Wilcox" w:date="2026-05-15T17:25:00Z"/>
          <w:sz w:val="20"/>
          <w:szCs w:val="16"/>
        </w:rPr>
      </w:pPr>
      <w:r>
        <w:rPr>
          <w:sz w:val="20"/>
          <w:szCs w:val="16"/>
        </w:rPr>
        <w:t>Considerations of the full water cycle and merits of possible options.</w:t>
      </w:r>
    </w:p>
    <w:p w:rsidR="00C25634" w:rsidRPr="00C25634" w:rsidP="00C25634" w14:paraId="6F39548C" w14:textId="21D38183">
      <w:pPr>
        <w:pStyle w:val="ListParagraph"/>
        <w:numPr>
          <w:ilvl w:val="3"/>
          <w:numId w:val="23"/>
        </w:numPr>
        <w:spacing w:after="120"/>
        <w:ind w:left="2410"/>
        <w:contextualSpacing w:val="0"/>
        <w:rPr>
          <w:sz w:val="20"/>
          <w:rPrChange w:id="268" w:author="Hall &amp; Wilcox" w:date="2026-05-15T17:25:00Z">
            <w:rPr/>
          </w:rPrChange>
        </w:rPr>
      </w:pPr>
      <w:ins w:id="269" w:author="Hall &amp; Wilcox" w:date="2026-05-15T17:25:00Z">
        <w:r w:rsidRPr="102DEA40">
          <w:rPr>
            <w:sz w:val="20"/>
          </w:rPr>
          <w:t>Consideration of the Biodiversity Assessment.</w:t>
        </w:r>
      </w:ins>
    </w:p>
    <w:p w:rsidR="00994E98" w:rsidRPr="006362C0" w:rsidP="00673B73" w14:paraId="7C3CE557" w14:textId="61098912">
      <w:pPr>
        <w:pStyle w:val="ListParagraph"/>
        <w:numPr>
          <w:ilvl w:val="2"/>
          <w:numId w:val="32"/>
        </w:numPr>
        <w:spacing w:after="120"/>
        <w:contextualSpacing w:val="0"/>
        <w:rPr>
          <w:sz w:val="20"/>
        </w:rPr>
      </w:pPr>
      <w:r w:rsidRPr="67767BAC">
        <w:rPr>
          <w:sz w:val="20"/>
        </w:rPr>
        <w:t>Future ownership and responsibility for the long term maintenance and management of stormwater and wastewater storage and reuse infrastructure</w:t>
      </w:r>
      <w:r w:rsidRPr="67767BAC" w:rsidR="006362C0">
        <w:rPr>
          <w:sz w:val="20"/>
        </w:rPr>
        <w:t>.</w:t>
      </w:r>
    </w:p>
    <w:p w:rsidR="00994E98" w:rsidP="00673B73" w14:paraId="4737235B" w14:textId="6F9D7AEC">
      <w:pPr>
        <w:pStyle w:val="ListParagraph"/>
        <w:numPr>
          <w:ilvl w:val="2"/>
          <w:numId w:val="32"/>
        </w:numPr>
        <w:spacing w:after="120"/>
        <w:contextualSpacing w:val="0"/>
        <w:rPr>
          <w:sz w:val="20"/>
          <w:szCs w:val="16"/>
        </w:rPr>
      </w:pPr>
      <w:r w:rsidRPr="006362C0">
        <w:rPr>
          <w:sz w:val="20"/>
          <w:szCs w:val="16"/>
        </w:rPr>
        <w:t xml:space="preserve">Details of how </w:t>
      </w:r>
      <w:r w:rsidR="002A4361">
        <w:rPr>
          <w:sz w:val="20"/>
          <w:szCs w:val="16"/>
        </w:rPr>
        <w:t>any proposed</w:t>
      </w:r>
      <w:r w:rsidRPr="006362C0">
        <w:rPr>
          <w:sz w:val="20"/>
          <w:szCs w:val="16"/>
        </w:rPr>
        <w:t xml:space="preserve"> harvesting and reuse of stormwater and treated wastewater</w:t>
      </w:r>
      <w:r w:rsidR="002A4361">
        <w:rPr>
          <w:sz w:val="20"/>
          <w:szCs w:val="16"/>
        </w:rPr>
        <w:t>, if employed,</w:t>
      </w:r>
      <w:r w:rsidRPr="006362C0">
        <w:rPr>
          <w:sz w:val="20"/>
          <w:szCs w:val="16"/>
        </w:rPr>
        <w:t xml:space="preserve"> will be appropriately managed, as required by the relevant </w:t>
      </w:r>
      <w:r w:rsidR="005B5F4C">
        <w:rPr>
          <w:sz w:val="20"/>
          <w:szCs w:val="16"/>
        </w:rPr>
        <w:t xml:space="preserve">drainage </w:t>
      </w:r>
      <w:r w:rsidRPr="006362C0">
        <w:rPr>
          <w:sz w:val="20"/>
          <w:szCs w:val="16"/>
        </w:rPr>
        <w:t>authority.</w:t>
      </w:r>
    </w:p>
    <w:p w:rsidR="00901A9F" w:rsidP="00673B73" w14:paraId="1297FF1D" w14:textId="12E51EB5">
      <w:pPr>
        <w:pStyle w:val="ListParagraph"/>
        <w:numPr>
          <w:ilvl w:val="2"/>
          <w:numId w:val="32"/>
        </w:numPr>
        <w:spacing w:after="120"/>
        <w:contextualSpacing w:val="0"/>
        <w:rPr>
          <w:ins w:id="270" w:author="DTP" w:date="2026-05-08T14:26:00Z"/>
          <w:sz w:val="20"/>
          <w:szCs w:val="16"/>
        </w:rPr>
      </w:pPr>
      <w:r>
        <w:rPr>
          <w:sz w:val="20"/>
          <w:szCs w:val="16"/>
        </w:rPr>
        <w:t>C</w:t>
      </w:r>
      <w:r>
        <w:rPr>
          <w:sz w:val="20"/>
          <w:szCs w:val="16"/>
        </w:rPr>
        <w:t xml:space="preserve">onsideration for adaptive management (i.e. local and regional water requirements). </w:t>
      </w:r>
    </w:p>
    <w:p w:rsidR="005B2B92" w:rsidRPr="004A5C6A" w:rsidP="005B2B92" w14:paraId="19A2DF52" w14:textId="606B01A7">
      <w:pPr>
        <w:spacing w:after="120"/>
        <w:ind w:left="1435"/>
        <w:rPr>
          <w:ins w:id="271" w:author="DTP" w:date="2026-05-08T14:26:00Z"/>
          <w:sz w:val="20"/>
        </w:rPr>
      </w:pPr>
      <w:commentRangeStart w:id="272"/>
      <w:ins w:id="273" w:author="DTP" w:date="2026-05-08T14:26:00Z">
        <w:r>
          <w:rPr>
            <w:sz w:val="20"/>
          </w:rPr>
          <w:t xml:space="preserve">In deciding whether the Integrated Water Management </w:t>
        </w:r>
      </w:ins>
      <w:ins w:id="274" w:author="DTP" w:date="2026-05-08T14:26:00Z">
        <w:r w:rsidR="00F311BF">
          <w:rPr>
            <w:sz w:val="20"/>
          </w:rPr>
          <w:t>Plan</w:t>
        </w:r>
      </w:ins>
      <w:ins w:id="275" w:author="DTP" w:date="2026-05-08T14:26:00Z">
        <w:r>
          <w:rPr>
            <w:sz w:val="20"/>
          </w:rPr>
          <w:t xml:space="preserve"> is satisfactory, the responsible authority must consider the view</w:t>
        </w:r>
      </w:ins>
      <w:ins w:id="276" w:author="DTP" w:date="2026-05-08T14:28:00Z">
        <w:r w:rsidR="00D02DA8">
          <w:rPr>
            <w:sz w:val="20"/>
          </w:rPr>
          <w:t>s</w:t>
        </w:r>
      </w:ins>
      <w:ins w:id="277" w:author="DTP" w:date="2026-05-08T14:26:00Z">
        <w:r>
          <w:rPr>
            <w:sz w:val="20"/>
          </w:rPr>
          <w:t xml:space="preserve"> of Corangamite Catchment Management Authority, Parks Victoria and Barwon Region Water </w:t>
        </w:r>
      </w:ins>
      <w:commentRangeStart w:id="278"/>
      <w:ins w:id="279" w:author="DTP" w:date="2026-05-08T14:26:00Z">
        <w:r>
          <w:rPr>
            <w:sz w:val="20"/>
          </w:rPr>
          <w:t>Corporation</w:t>
        </w:r>
      </w:ins>
      <w:commentRangeEnd w:id="278"/>
      <w:ins w:id="280" w:author="DTP" w:date="2026-05-08T16:40:00Z">
        <w:r w:rsidR="00C50BA1">
          <w:rPr>
            <w:rStyle w:val="CommentReference"/>
            <w:sz w:val="20"/>
            <w:szCs w:val="20"/>
          </w:rPr>
          <w:commentReference w:id="278"/>
        </w:r>
      </w:ins>
      <w:ins w:id="281" w:author="DTP" w:date="2026-05-11T11:03:00Z">
        <w:r w:rsidR="008D28C0">
          <w:rPr>
            <w:sz w:val="20"/>
          </w:rPr>
          <w:t>,</w:t>
        </w:r>
      </w:ins>
      <w:ins w:id="282" w:author="DTP" w:date="2026-05-11T10:06:00Z">
        <w:r w:rsidR="009E4A90">
          <w:rPr>
            <w:sz w:val="20"/>
          </w:rPr>
          <w:t xml:space="preserve"> as appropriate</w:t>
        </w:r>
      </w:ins>
      <w:ins w:id="283" w:author="DTP" w:date="2026-05-08T14:26:00Z">
        <w:r>
          <w:rPr>
            <w:sz w:val="20"/>
          </w:rPr>
          <w:t>.</w:t>
        </w:r>
      </w:ins>
      <w:commentRangeEnd w:id="272"/>
      <w:r w:rsidRPr="004A5C6A" w:rsidR="00D96F66">
        <w:rPr>
          <w:rStyle w:val="CommentReference"/>
          <w:sz w:val="20"/>
          <w:szCs w:val="20"/>
        </w:rPr>
        <w:commentReference w:id="272"/>
      </w:r>
    </w:p>
    <w:p w:rsidR="00C33362" w:rsidRPr="00726D02" w:rsidP="009B07D1" w14:paraId="3A886A38" w14:textId="1B6D4141">
      <w:pPr>
        <w:pStyle w:val="ListParagraph"/>
        <w:numPr>
          <w:ilvl w:val="1"/>
          <w:numId w:val="23"/>
        </w:numPr>
        <w:spacing w:after="120"/>
        <w:ind w:left="1491" w:hanging="357"/>
        <w:contextualSpacing w:val="0"/>
        <w:rPr>
          <w:sz w:val="20"/>
        </w:rPr>
      </w:pPr>
      <w:r w:rsidRPr="67A8E0C2">
        <w:rPr>
          <w:sz w:val="20"/>
        </w:rPr>
        <w:t xml:space="preserve">A </w:t>
      </w:r>
      <w:r w:rsidRPr="1682C146">
        <w:rPr>
          <w:b/>
          <w:sz w:val="20"/>
        </w:rPr>
        <w:t>Drainage and Stormwater Management Strategy</w:t>
      </w:r>
      <w:r w:rsidR="003642E2">
        <w:rPr>
          <w:b/>
          <w:sz w:val="20"/>
        </w:rPr>
        <w:t xml:space="preserve"> </w:t>
      </w:r>
      <w:r w:rsidRPr="003642E2" w:rsidR="003642E2">
        <w:rPr>
          <w:sz w:val="20"/>
        </w:rPr>
        <w:t>prepared to the satisfaction of the responsible authority</w:t>
      </w:r>
      <w:ins w:id="284" w:author="Hall &amp; Wilcox" w:date="2026-05-15T17:25:00Z">
        <w:r w:rsidR="00C25634">
          <w:rPr>
            <w:sz w:val="20"/>
          </w:rPr>
          <w:t xml:space="preserve"> and </w:t>
        </w:r>
      </w:ins>
      <w:ins w:id="285" w:author="Hall &amp; Wilcox" w:date="2026-05-18T13:21:00Z">
        <w:r w:rsidR="00720C6E">
          <w:rPr>
            <w:sz w:val="20"/>
          </w:rPr>
          <w:t>Greater Geelong City Council</w:t>
        </w:r>
      </w:ins>
      <w:r w:rsidRPr="003642E2" w:rsidR="003642E2">
        <w:rPr>
          <w:sz w:val="20"/>
        </w:rPr>
        <w:t xml:space="preserve"> </w:t>
      </w:r>
      <w:r w:rsidRPr="67A8E0C2">
        <w:rPr>
          <w:sz w:val="20"/>
        </w:rPr>
        <w:t>that includes:</w:t>
      </w:r>
    </w:p>
    <w:p w:rsidR="00C970BB" w:rsidRPr="00726D02" w:rsidP="00673B73" w14:paraId="314EACFE" w14:textId="62CB8CB9">
      <w:pPr>
        <w:pStyle w:val="ListParagraph"/>
        <w:numPr>
          <w:ilvl w:val="2"/>
          <w:numId w:val="23"/>
        </w:numPr>
        <w:spacing w:after="120"/>
        <w:contextualSpacing w:val="0"/>
        <w:rPr>
          <w:sz w:val="20"/>
          <w:szCs w:val="16"/>
        </w:rPr>
      </w:pPr>
      <w:r w:rsidRPr="00726D02">
        <w:rPr>
          <w:sz w:val="20"/>
          <w:szCs w:val="16"/>
        </w:rPr>
        <w:t xml:space="preserve">A </w:t>
      </w:r>
      <w:ins w:id="286" w:author="Hall &amp; Wilcox" w:date="2026-05-15T17:25:00Z">
        <w:r w:rsidR="00C25634">
          <w:rPr>
            <w:sz w:val="20"/>
            <w:szCs w:val="16"/>
          </w:rPr>
          <w:t xml:space="preserve">precinct wide </w:t>
        </w:r>
      </w:ins>
      <w:r w:rsidRPr="00726D02">
        <w:rPr>
          <w:sz w:val="20"/>
          <w:szCs w:val="16"/>
        </w:rPr>
        <w:t>concept design</w:t>
      </w:r>
      <w:r w:rsidR="00524507">
        <w:rPr>
          <w:sz w:val="20"/>
          <w:szCs w:val="16"/>
        </w:rPr>
        <w:t xml:space="preserve"> </w:t>
      </w:r>
      <w:r w:rsidR="00436773">
        <w:rPr>
          <w:sz w:val="20"/>
          <w:szCs w:val="16"/>
        </w:rPr>
        <w:t>of</w:t>
      </w:r>
      <w:r w:rsidR="00524507">
        <w:rPr>
          <w:sz w:val="20"/>
          <w:szCs w:val="16"/>
        </w:rPr>
        <w:t xml:space="preserve"> the drainage and stormwater</w:t>
      </w:r>
      <w:r w:rsidRPr="00726D02">
        <w:rPr>
          <w:sz w:val="20"/>
          <w:szCs w:val="16"/>
        </w:rPr>
        <w:t xml:space="preserve"> management system, with </w:t>
      </w:r>
      <w:r w:rsidR="00330621">
        <w:rPr>
          <w:sz w:val="20"/>
          <w:szCs w:val="16"/>
        </w:rPr>
        <w:t>consideration of</w:t>
      </w:r>
      <w:r w:rsidRPr="00726D02">
        <w:rPr>
          <w:sz w:val="20"/>
          <w:szCs w:val="16"/>
        </w:rPr>
        <w:t>:</w:t>
      </w:r>
    </w:p>
    <w:p w:rsidR="00C25634" w:rsidP="00C25634" w14:paraId="51E8294C" w14:textId="77777777">
      <w:pPr>
        <w:pStyle w:val="ListParagraph"/>
        <w:numPr>
          <w:ilvl w:val="0"/>
          <w:numId w:val="33"/>
        </w:numPr>
        <w:spacing w:after="120"/>
        <w:ind w:left="2517" w:hanging="357"/>
        <w:contextualSpacing w:val="0"/>
        <w:rPr>
          <w:ins w:id="287" w:author="Hall &amp; Wilcox" w:date="2026-05-15T17:25:00Z"/>
          <w:sz w:val="20"/>
        </w:rPr>
      </w:pPr>
      <w:ins w:id="288" w:author="Hall &amp; Wilcox" w:date="2026-05-15T17:25:00Z">
        <w:r w:rsidRPr="102DEA40">
          <w:rPr>
            <w:sz w:val="20"/>
          </w:rPr>
          <w:t xml:space="preserve">The Integrated Water Management Plan, Biodiversity Assessment and Investigation and Risk Assessment. </w:t>
        </w:r>
      </w:ins>
    </w:p>
    <w:p w:rsidR="00235133" w:rsidRPr="00235133" w:rsidP="00235133" w14:paraId="35DC8C61" w14:textId="0749CFF5">
      <w:pPr>
        <w:pStyle w:val="ListParagraph"/>
        <w:numPr>
          <w:ilvl w:val="0"/>
          <w:numId w:val="33"/>
        </w:numPr>
        <w:spacing w:after="120"/>
        <w:ind w:left="2517" w:hanging="357"/>
        <w:contextualSpacing w:val="0"/>
        <w:rPr>
          <w:sz w:val="20"/>
        </w:rPr>
      </w:pPr>
      <w:r>
        <w:rPr>
          <w:sz w:val="20"/>
        </w:rPr>
        <w:t xml:space="preserve">An impact assessment of stormwater volumes to determine enhanced stormwater management objectives in consideration of the </w:t>
      </w:r>
      <w:r w:rsidRPr="007A14E2">
        <w:rPr>
          <w:i/>
          <w:sz w:val="20"/>
        </w:rPr>
        <w:t>Urban Stormwater Management Guidance</w:t>
      </w:r>
      <w:r>
        <w:rPr>
          <w:sz w:val="20"/>
        </w:rPr>
        <w:t xml:space="preserve"> (Environment Protection Authority Doc No 1739.1.202)</w:t>
      </w:r>
      <w:r w:rsidR="008B21F7">
        <w:rPr>
          <w:sz w:val="20"/>
        </w:rPr>
        <w:t xml:space="preserve"> including identified risks on receiving waters and environment with regard to stormwater volume and water quality</w:t>
      </w:r>
      <w:r>
        <w:rPr>
          <w:sz w:val="20"/>
        </w:rPr>
        <w:t>.</w:t>
      </w:r>
    </w:p>
    <w:p w:rsidR="00A30634" w:rsidRPr="00E01591" w:rsidP="009B07D1" w14:paraId="060D0325" w14:textId="3A2E0555">
      <w:pPr>
        <w:pStyle w:val="ListParagraph"/>
        <w:numPr>
          <w:ilvl w:val="0"/>
          <w:numId w:val="33"/>
        </w:numPr>
        <w:spacing w:after="120"/>
        <w:ind w:left="2517" w:hanging="357"/>
        <w:contextualSpacing w:val="0"/>
        <w:rPr>
          <w:sz w:val="20"/>
        </w:rPr>
      </w:pPr>
      <w:r w:rsidRPr="00E01591">
        <w:rPr>
          <w:sz w:val="20"/>
        </w:rPr>
        <w:t>The treatment,</w:t>
      </w:r>
      <w:r w:rsidRPr="00E01591" w:rsidR="00B05C7E">
        <w:rPr>
          <w:sz w:val="20"/>
        </w:rPr>
        <w:t xml:space="preserve"> retardation</w:t>
      </w:r>
      <w:r w:rsidRPr="00E01591" w:rsidR="00A36933">
        <w:rPr>
          <w:sz w:val="20"/>
        </w:rPr>
        <w:t>,</w:t>
      </w:r>
      <w:r w:rsidRPr="00E01591">
        <w:rPr>
          <w:sz w:val="20"/>
        </w:rPr>
        <w:t xml:space="preserve"> discharge, storage and reuse of stormwater</w:t>
      </w:r>
      <w:r w:rsidRPr="00E01591" w:rsidR="008B3ECA">
        <w:rPr>
          <w:sz w:val="20"/>
        </w:rPr>
        <w:t xml:space="preserve"> (if applicable)</w:t>
      </w:r>
      <w:r w:rsidRPr="00E01591" w:rsidR="009865E8">
        <w:rPr>
          <w:sz w:val="20"/>
        </w:rPr>
        <w:t>,</w:t>
      </w:r>
      <w:r w:rsidRPr="00E01591" w:rsidR="008E6578">
        <w:rPr>
          <w:sz w:val="20"/>
        </w:rPr>
        <w:t xml:space="preserve"> including an approach to managing </w:t>
      </w:r>
      <w:r w:rsidRPr="00E01591" w:rsidR="009865E8">
        <w:rPr>
          <w:sz w:val="20"/>
        </w:rPr>
        <w:t>the impact of stormwater on the</w:t>
      </w:r>
      <w:r w:rsidRPr="00E01591" w:rsidR="0097263B">
        <w:rPr>
          <w:sz w:val="20"/>
        </w:rPr>
        <w:t xml:space="preserve"> surrounding and downstream </w:t>
      </w:r>
      <w:r w:rsidRPr="00E01591" w:rsidR="005E70E4">
        <w:rPr>
          <w:sz w:val="20"/>
        </w:rPr>
        <w:t>environment</w:t>
      </w:r>
      <w:r w:rsidRPr="00E01591" w:rsidR="009865E8">
        <w:rPr>
          <w:sz w:val="20"/>
        </w:rPr>
        <w:t xml:space="preserve"> </w:t>
      </w:r>
      <w:r w:rsidRPr="00E01591" w:rsidR="230B0C88">
        <w:rPr>
          <w:sz w:val="20"/>
        </w:rPr>
        <w:t>.</w:t>
      </w:r>
    </w:p>
    <w:p w:rsidR="00B42AE7" w:rsidRPr="009B6408" w:rsidP="009B07D1" w14:paraId="132ECFE5" w14:textId="1A056DDA">
      <w:pPr>
        <w:pStyle w:val="ListParagraph"/>
        <w:numPr>
          <w:ilvl w:val="0"/>
          <w:numId w:val="33"/>
        </w:numPr>
        <w:spacing w:after="120"/>
        <w:ind w:left="2517" w:hanging="357"/>
        <w:contextualSpacing w:val="0"/>
        <w:rPr>
          <w:sz w:val="20"/>
        </w:rPr>
      </w:pPr>
      <w:r>
        <w:rPr>
          <w:sz w:val="20"/>
        </w:rPr>
        <w:t>T</w:t>
      </w:r>
      <w:r w:rsidR="00CC4DDC">
        <w:rPr>
          <w:sz w:val="20"/>
        </w:rPr>
        <w:t xml:space="preserve">he </w:t>
      </w:r>
      <w:r w:rsidR="00767CF5">
        <w:rPr>
          <w:sz w:val="20"/>
        </w:rPr>
        <w:t>d</w:t>
      </w:r>
      <w:r w:rsidRPr="009B6408">
        <w:rPr>
          <w:sz w:val="20"/>
        </w:rPr>
        <w:t>etails of any stormwater detention basins</w:t>
      </w:r>
      <w:r w:rsidRPr="009B6408">
        <w:rPr>
          <w:sz w:val="20"/>
        </w:rPr>
        <w:t xml:space="preserve">, including the location, </w:t>
      </w:r>
      <w:r w:rsidRPr="009B6408" w:rsidR="3E291352">
        <w:rPr>
          <w:sz w:val="20"/>
        </w:rPr>
        <w:t>asset reserve area,</w:t>
      </w:r>
      <w:r w:rsidRPr="009B6408">
        <w:rPr>
          <w:sz w:val="20"/>
        </w:rPr>
        <w:t xml:space="preserve"> sections, and approximate volume and surface area</w:t>
      </w:r>
      <w:ins w:id="289" w:author="Hall &amp; Wilcox" w:date="2026-05-15T17:26:00Z">
        <w:r w:rsidR="00C25634">
          <w:rPr>
            <w:sz w:val="20"/>
          </w:rPr>
          <w:t xml:space="preserve">. </w:t>
        </w:r>
      </w:ins>
      <w:commentRangeStart w:id="290"/>
      <w:ins w:id="291" w:author="Hall &amp; Wilcox" w:date="2026-05-15T17:26:00Z">
        <w:r w:rsidRPr="736696EE" w:rsidR="00C25634">
          <w:rPr>
            <w:sz w:val="20"/>
          </w:rPr>
          <w:t>Stormwater and drainage assets must be located outside the conservation areas (Rural Conservation Zone</w:t>
        </w:r>
      </w:ins>
      <w:ins w:id="292" w:author="Hall &amp; Wilcox" w:date="2026-05-15T17:26:00Z">
        <w:r w:rsidR="00C25634">
          <w:rPr>
            <w:sz w:val="20"/>
          </w:rPr>
          <w:t>).</w:t>
        </w:r>
      </w:ins>
      <w:del w:id="293" w:author="Hall &amp; Wilcox" w:date="2026-05-15T17:26:00Z">
        <w:r w:rsidRPr="009B6408" w:rsidR="6451BB85">
          <w:rPr>
            <w:sz w:val="20"/>
          </w:rPr>
          <w:delText>.</w:delText>
        </w:r>
      </w:del>
      <w:commentRangeEnd w:id="290"/>
      <w:r w:rsidRPr="007D2DB6" w:rsidR="00C25634">
        <w:rPr>
          <w:rStyle w:val="CommentReference"/>
          <w:color w:val="0070C0"/>
          <w:sz w:val="24"/>
          <w:szCs w:val="20"/>
          <w:lang w:eastAsia="en-US"/>
        </w:rPr>
        <w:commentReference w:id="290"/>
      </w:r>
      <w:ins w:id="294" w:author="Hall &amp; Wilcox" w:date="2026-05-18T13:51:00Z">
        <w:r w:rsidRPr="007D2DB6" w:rsidR="007D2DB6">
          <w:rPr>
            <w:color w:val="0070C0"/>
            <w:lang w:eastAsia="en-US"/>
          </w:rPr>
          <w:t xml:space="preserve"> </w:t>
        </w:r>
      </w:ins>
      <w:ins w:id="295" w:author="Hall &amp; Wilcox" w:date="2026-05-18T13:51:00Z">
        <w:r w:rsidRPr="007D2DB6" w:rsidR="007D2DB6">
          <w:rPr>
            <w:sz w:val="20"/>
          </w:rPr>
          <w:t>Assets required to maintain existing flow regimes into the conservation area will be considered where they preserve and/or enhance</w:t>
        </w:r>
      </w:ins>
      <w:ins w:id="296" w:author="Hall &amp; Wilcox" w:date="2026-05-18T13:51:00Z">
        <w:r w:rsidR="007D2DB6">
          <w:rPr>
            <w:sz w:val="20"/>
          </w:rPr>
          <w:t xml:space="preserve"> the</w:t>
        </w:r>
      </w:ins>
      <w:ins w:id="297" w:author="Hall &amp; Wilcox" w:date="2026-05-18T13:51:00Z">
        <w:r w:rsidRPr="007D2DB6" w:rsidR="007D2DB6">
          <w:rPr>
            <w:sz w:val="20"/>
          </w:rPr>
          <w:t xml:space="preserve"> identified ecological values.</w:t>
        </w:r>
      </w:ins>
    </w:p>
    <w:p w:rsidR="00F02701" w:rsidRPr="009B6408" w:rsidP="009B07D1" w14:paraId="171CFB18" w14:textId="6BAA3E44">
      <w:pPr>
        <w:pStyle w:val="ListParagraph"/>
        <w:numPr>
          <w:ilvl w:val="0"/>
          <w:numId w:val="33"/>
        </w:numPr>
        <w:spacing w:after="120"/>
        <w:ind w:left="2517" w:hanging="357"/>
        <w:contextualSpacing w:val="0"/>
        <w:rPr>
          <w:sz w:val="20"/>
        </w:rPr>
      </w:pPr>
      <w:r>
        <w:rPr>
          <w:sz w:val="20"/>
        </w:rPr>
        <w:t>The l</w:t>
      </w:r>
      <w:r w:rsidRPr="009B6408">
        <w:rPr>
          <w:sz w:val="20"/>
        </w:rPr>
        <w:t>ocation</w:t>
      </w:r>
      <w:r w:rsidR="00A21DB3">
        <w:rPr>
          <w:sz w:val="20"/>
        </w:rPr>
        <w:t xml:space="preserve"> and details</w:t>
      </w:r>
      <w:r w:rsidRPr="009B6408">
        <w:rPr>
          <w:sz w:val="20"/>
        </w:rPr>
        <w:t xml:space="preserve"> of stormwater discharge points (outfall)</w:t>
      </w:r>
      <w:r w:rsidRPr="009B6408">
        <w:rPr>
          <w:sz w:val="20"/>
        </w:rPr>
        <w:t xml:space="preserve"> including determination of the appropriate discharge quantity and water quality treatment requirements</w:t>
      </w:r>
      <w:r w:rsidR="00D72EFF">
        <w:rPr>
          <w:sz w:val="20"/>
        </w:rPr>
        <w:t xml:space="preserve">, for water generated from the </w:t>
      </w:r>
      <w:ins w:id="298" w:author="Hall &amp; Wilcox" w:date="2026-05-15T17:18:00Z">
        <w:r w:rsidR="00CA71CF">
          <w:rPr>
            <w:sz w:val="20"/>
          </w:rPr>
          <w:t>D</w:t>
        </w:r>
      </w:ins>
      <w:del w:id="299" w:author="Hall &amp; Wilcox" w:date="2026-05-15T17:18:00Z">
        <w:r w:rsidR="00D72EFF">
          <w:rPr>
            <w:sz w:val="20"/>
          </w:rPr>
          <w:delText>d</w:delText>
        </w:r>
      </w:del>
      <w:r w:rsidR="00D72EFF">
        <w:rPr>
          <w:sz w:val="20"/>
        </w:rPr>
        <w:t xml:space="preserve">evelopment </w:t>
      </w:r>
      <w:ins w:id="300" w:author="Hall &amp; Wilcox" w:date="2026-05-15T17:18:00Z">
        <w:r w:rsidR="00CA71CF">
          <w:rPr>
            <w:sz w:val="20"/>
          </w:rPr>
          <w:t>P</w:t>
        </w:r>
      </w:ins>
      <w:del w:id="301" w:author="Hall &amp; Wilcox" w:date="2026-05-15T17:18:00Z">
        <w:r w:rsidR="00D72EFF">
          <w:rPr>
            <w:sz w:val="20"/>
          </w:rPr>
          <w:delText>p</w:delText>
        </w:r>
      </w:del>
      <w:r w:rsidR="00D72EFF">
        <w:rPr>
          <w:sz w:val="20"/>
        </w:rPr>
        <w:t xml:space="preserve">lan </w:t>
      </w:r>
      <w:r w:rsidR="008D5124">
        <w:rPr>
          <w:sz w:val="20"/>
        </w:rPr>
        <w:t>area</w:t>
      </w:r>
      <w:r w:rsidRPr="009B6408">
        <w:rPr>
          <w:sz w:val="20"/>
        </w:rPr>
        <w:t xml:space="preserve"> to manage the risk of adverse impact on environmental values to the Avalon Coastal Reserve</w:t>
      </w:r>
      <w:r w:rsidRPr="009B6408" w:rsidR="00657C27">
        <w:rPr>
          <w:sz w:val="20"/>
        </w:rPr>
        <w:t>, Ho</w:t>
      </w:r>
      <w:r w:rsidRPr="009B6408" w:rsidR="002D53ED">
        <w:rPr>
          <w:sz w:val="20"/>
        </w:rPr>
        <w:t>vel</w:t>
      </w:r>
      <w:r w:rsidRPr="009B6408" w:rsidR="00C53C1B">
        <w:rPr>
          <w:sz w:val="20"/>
        </w:rPr>
        <w:t>l</w:t>
      </w:r>
      <w:r w:rsidRPr="009B6408" w:rsidR="002D53ED">
        <w:rPr>
          <w:sz w:val="20"/>
        </w:rPr>
        <w:t>s Creek</w:t>
      </w:r>
      <w:r w:rsidRPr="009B6408">
        <w:rPr>
          <w:sz w:val="20"/>
        </w:rPr>
        <w:t xml:space="preserve"> and Ramsar site</w:t>
      </w:r>
      <w:r w:rsidRPr="009B6408">
        <w:rPr>
          <w:sz w:val="20"/>
        </w:rPr>
        <w:t xml:space="preserve">. </w:t>
      </w:r>
    </w:p>
    <w:p w:rsidR="00F02701" w:rsidP="009B07D1" w14:paraId="4DD98D2D" w14:textId="2B723628">
      <w:pPr>
        <w:pStyle w:val="ListParagraph"/>
        <w:numPr>
          <w:ilvl w:val="0"/>
          <w:numId w:val="33"/>
        </w:numPr>
        <w:spacing w:after="120"/>
        <w:ind w:left="2517" w:hanging="357"/>
        <w:contextualSpacing w:val="0"/>
        <w:rPr>
          <w:sz w:val="20"/>
        </w:rPr>
      </w:pPr>
      <w:r>
        <w:rPr>
          <w:sz w:val="20"/>
        </w:rPr>
        <w:t xml:space="preserve">The </w:t>
      </w:r>
      <w:r w:rsidR="00767CF5">
        <w:rPr>
          <w:sz w:val="20"/>
        </w:rPr>
        <w:t>m</w:t>
      </w:r>
      <w:r w:rsidRPr="67A8E0C2">
        <w:rPr>
          <w:sz w:val="20"/>
        </w:rPr>
        <w:t>anagement of upstream flows in the existing watercourse</w:t>
      </w:r>
      <w:r w:rsidR="00376FEE">
        <w:rPr>
          <w:sz w:val="20"/>
        </w:rPr>
        <w:t xml:space="preserve"> with consideration of adaptive management for both the new and existing </w:t>
      </w:r>
      <w:commentRangeStart w:id="302"/>
      <w:r w:rsidR="00376FEE">
        <w:rPr>
          <w:sz w:val="20"/>
        </w:rPr>
        <w:t>waterway</w:t>
      </w:r>
      <w:ins w:id="303" w:author="DTP" w:date="2026-05-08T13:46:00Z">
        <w:r w:rsidR="00F6218D">
          <w:rPr>
            <w:sz w:val="20"/>
          </w:rPr>
          <w:t>s</w:t>
        </w:r>
      </w:ins>
      <w:commentRangeEnd w:id="302"/>
      <w:ins w:id="304" w:author="DTP" w:date="2026-05-08T16:46:00Z">
        <w:r w:rsidR="007A5716">
          <w:rPr>
            <w:rStyle w:val="CommentReference"/>
            <w:sz w:val="20"/>
            <w:szCs w:val="20"/>
          </w:rPr>
          <w:commentReference w:id="302"/>
        </w:r>
      </w:ins>
      <w:r w:rsidR="00376FEE">
        <w:rPr>
          <w:sz w:val="20"/>
        </w:rPr>
        <w:t xml:space="preserve"> (Austins Swamp catchment)</w:t>
      </w:r>
      <w:r w:rsidRPr="67A8E0C2" w:rsidR="0C8E086D">
        <w:rPr>
          <w:sz w:val="20"/>
        </w:rPr>
        <w:t>.</w:t>
      </w:r>
    </w:p>
    <w:p w:rsidR="7978AC8D" w:rsidP="009B07D1" w14:paraId="54002946" w14:textId="2202DD84">
      <w:pPr>
        <w:pStyle w:val="ListParagraph"/>
        <w:numPr>
          <w:ilvl w:val="0"/>
          <w:numId w:val="33"/>
        </w:numPr>
        <w:spacing w:after="120"/>
        <w:ind w:left="2517" w:hanging="357"/>
        <w:contextualSpacing w:val="0"/>
        <w:rPr>
          <w:ins w:id="305" w:author="Hall &amp; Wilcox" w:date="2026-05-15T17:27:00Z"/>
          <w:sz w:val="20"/>
        </w:rPr>
      </w:pPr>
      <w:r w:rsidRPr="67A8E0C2">
        <w:rPr>
          <w:sz w:val="20"/>
        </w:rPr>
        <w:t xml:space="preserve">The impacts of sea level rise and climate change. </w:t>
      </w:r>
    </w:p>
    <w:p w:rsidR="00D96F66" w:rsidRPr="002E70C3" w:rsidP="00D96F66" w14:paraId="6878ECD7" w14:textId="52ED2059">
      <w:pPr>
        <w:pStyle w:val="ListParagraph"/>
        <w:numPr>
          <w:ilvl w:val="0"/>
          <w:numId w:val="33"/>
        </w:numPr>
        <w:spacing w:after="120"/>
        <w:ind w:left="2517" w:hanging="357"/>
        <w:contextualSpacing w:val="0"/>
        <w:rPr>
          <w:sz w:val="20"/>
        </w:rPr>
      </w:pPr>
      <w:commentRangeStart w:id="306"/>
      <w:ins w:id="307" w:author="Hall &amp; Wilcox" w:date="2026-05-15T17:27:00Z">
        <w:r w:rsidRPr="00517511">
          <w:rPr>
            <w:sz w:val="20"/>
          </w:rPr>
          <w:t>Opportunities to increas</w:t>
        </w:r>
      </w:ins>
      <w:ins w:id="308" w:author="Hall &amp; Wilcox" w:date="2026-05-18T13:19:00Z">
        <w:r w:rsidR="002E70C3">
          <w:rPr>
            <w:sz w:val="20"/>
          </w:rPr>
          <w:t>e</w:t>
        </w:r>
      </w:ins>
      <w:ins w:id="309" w:author="Hall &amp; Wilcox" w:date="2026-05-15T17:27:00Z">
        <w:r w:rsidRPr="00517511">
          <w:rPr>
            <w:sz w:val="20"/>
          </w:rPr>
          <w:t xml:space="preserve"> tidal connectivity to allow for natural growth of Temperate Coastal Saltmarsh</w:t>
        </w:r>
      </w:ins>
      <w:commentRangeEnd w:id="306"/>
      <w:ins w:id="310" w:author="Hall &amp; Wilcox" w:date="2026-05-15T17:27:00Z">
        <w:r>
          <w:rPr>
            <w:rStyle w:val="CommentReference"/>
            <w:sz w:val="20"/>
            <w:szCs w:val="20"/>
          </w:rPr>
          <w:commentReference w:id="306"/>
        </w:r>
      </w:ins>
      <w:ins w:id="311" w:author="Hall &amp; Wilcox" w:date="2026-05-15T17:27:00Z">
        <w:r>
          <w:rPr>
            <w:sz w:val="20"/>
          </w:rPr>
          <w:t>.</w:t>
        </w:r>
      </w:ins>
    </w:p>
    <w:p w:rsidR="00442E5B" w:rsidRPr="00E231D0" w:rsidP="009B07D1" w14:paraId="350D9981" w14:textId="6D0303ED">
      <w:pPr>
        <w:pStyle w:val="ListParagraph"/>
        <w:numPr>
          <w:ilvl w:val="0"/>
          <w:numId w:val="34"/>
        </w:numPr>
        <w:spacing w:after="120"/>
        <w:ind w:left="2517" w:hanging="357"/>
        <w:contextualSpacing w:val="0"/>
        <w:rPr>
          <w:sz w:val="20"/>
        </w:rPr>
      </w:pPr>
      <w:r w:rsidRPr="00E231D0">
        <w:rPr>
          <w:sz w:val="20"/>
        </w:rPr>
        <w:t>A</w:t>
      </w:r>
      <w:r w:rsidRPr="00E231D0" w:rsidR="00236FC4">
        <w:rPr>
          <w:sz w:val="20"/>
        </w:rPr>
        <w:t>n</w:t>
      </w:r>
      <w:r w:rsidRPr="00E231D0">
        <w:rPr>
          <w:sz w:val="20"/>
        </w:rPr>
        <w:t xml:space="preserve"> analysis of major and minor overland flowpaths</w:t>
      </w:r>
      <w:r w:rsidRPr="00E231D0" w:rsidR="006D3DA3">
        <w:rPr>
          <w:sz w:val="20"/>
        </w:rPr>
        <w:t>,</w:t>
      </w:r>
      <w:r w:rsidRPr="00E231D0" w:rsidR="163F3A02">
        <w:rPr>
          <w:sz w:val="20"/>
        </w:rPr>
        <w:t xml:space="preserve"> including consideration of any future earthworks on the site</w:t>
      </w:r>
      <w:r w:rsidRPr="00E231D0" w:rsidR="15D5D7FB">
        <w:rPr>
          <w:sz w:val="20"/>
        </w:rPr>
        <w:t>.</w:t>
      </w:r>
    </w:p>
    <w:p w:rsidR="00442E5B" w:rsidRPr="00442E5B" w:rsidP="009B07D1" w14:paraId="65C6C5B9" w14:textId="7CA6E065">
      <w:pPr>
        <w:pStyle w:val="ListParagraph"/>
        <w:numPr>
          <w:ilvl w:val="0"/>
          <w:numId w:val="34"/>
        </w:numPr>
        <w:spacing w:after="120"/>
        <w:ind w:left="2517" w:hanging="357"/>
        <w:contextualSpacing w:val="0"/>
        <w:rPr>
          <w:sz w:val="20"/>
        </w:rPr>
      </w:pPr>
      <w:r w:rsidRPr="67A8E0C2">
        <w:rPr>
          <w:sz w:val="20"/>
        </w:rPr>
        <w:t>The agreed points of discharge/s for the site for major and minor drainage and the approach to manage or convey existing upstream flows</w:t>
      </w:r>
      <w:r w:rsidRPr="67A8E0C2" w:rsidR="2FD674F4">
        <w:rPr>
          <w:sz w:val="20"/>
        </w:rPr>
        <w:t>.</w:t>
      </w:r>
    </w:p>
    <w:p w:rsidR="00442E5B" w:rsidP="00D35B01" w14:paraId="159C3E93" w14:textId="3582F636">
      <w:pPr>
        <w:pStyle w:val="ListParagraph"/>
        <w:numPr>
          <w:ilvl w:val="0"/>
          <w:numId w:val="34"/>
        </w:numPr>
        <w:spacing w:after="120"/>
        <w:contextualSpacing w:val="0"/>
        <w:rPr>
          <w:sz w:val="20"/>
          <w:szCs w:val="16"/>
        </w:rPr>
      </w:pPr>
      <w:r>
        <w:rPr>
          <w:sz w:val="20"/>
          <w:szCs w:val="16"/>
        </w:rPr>
        <w:t>The i</w:t>
      </w:r>
      <w:r w:rsidRPr="00442E5B">
        <w:rPr>
          <w:sz w:val="20"/>
          <w:szCs w:val="16"/>
        </w:rPr>
        <w:t xml:space="preserve">ntegration of drainage </w:t>
      </w:r>
      <w:r w:rsidR="00563965">
        <w:rPr>
          <w:sz w:val="20"/>
          <w:szCs w:val="16"/>
        </w:rPr>
        <w:t>and earth</w:t>
      </w:r>
      <w:r w:rsidRPr="00442E5B">
        <w:rPr>
          <w:sz w:val="20"/>
          <w:szCs w:val="16"/>
        </w:rPr>
        <w:t>works with upstream and downstream land</w:t>
      </w:r>
      <w:r w:rsidR="00D549F8">
        <w:rPr>
          <w:sz w:val="20"/>
          <w:szCs w:val="16"/>
        </w:rPr>
        <w:t xml:space="preserve">, including </w:t>
      </w:r>
      <w:r w:rsidR="00AA6829">
        <w:rPr>
          <w:sz w:val="20"/>
          <w:szCs w:val="16"/>
        </w:rPr>
        <w:t>water quality and quantity considerations.</w:t>
      </w:r>
    </w:p>
    <w:p w:rsidR="0016144D" w:rsidP="009B07D1" w14:paraId="61FA14AB" w14:textId="0C4D458B">
      <w:pPr>
        <w:pStyle w:val="ListParagraph"/>
        <w:numPr>
          <w:ilvl w:val="0"/>
          <w:numId w:val="34"/>
        </w:numPr>
        <w:spacing w:after="120"/>
        <w:ind w:left="2517" w:hanging="357"/>
        <w:contextualSpacing w:val="0"/>
        <w:rPr>
          <w:sz w:val="20"/>
          <w:szCs w:val="16"/>
        </w:rPr>
      </w:pPr>
      <w:r>
        <w:rPr>
          <w:sz w:val="20"/>
          <w:szCs w:val="16"/>
        </w:rPr>
        <w:t>Coordination between landholders to ensure there is a deliberate</w:t>
      </w:r>
      <w:r w:rsidR="000E0541">
        <w:rPr>
          <w:sz w:val="20"/>
          <w:szCs w:val="16"/>
        </w:rPr>
        <w:t xml:space="preserve"> approach</w:t>
      </w:r>
      <w:r>
        <w:rPr>
          <w:sz w:val="20"/>
          <w:szCs w:val="16"/>
        </w:rPr>
        <w:t xml:space="preserve"> </w:t>
      </w:r>
      <w:r w:rsidR="00F01D02">
        <w:rPr>
          <w:sz w:val="20"/>
          <w:szCs w:val="16"/>
        </w:rPr>
        <w:t xml:space="preserve">to managing </w:t>
      </w:r>
      <w:r w:rsidR="00B351A3">
        <w:rPr>
          <w:sz w:val="20"/>
          <w:szCs w:val="16"/>
        </w:rPr>
        <w:t>combined stormwater volumes. This must relate to how stormwater is to flow between owners</w:t>
      </w:r>
      <w:r w:rsidR="008776BD">
        <w:rPr>
          <w:sz w:val="20"/>
          <w:szCs w:val="16"/>
        </w:rPr>
        <w:t xml:space="preserve"> as well as management of the stormwater as a potential reuse resource. </w:t>
      </w:r>
    </w:p>
    <w:p w:rsidR="00CC7D8A" w:rsidP="00CC7D8A" w14:paraId="1AFE6CFF" w14:textId="0B719049">
      <w:pPr>
        <w:pStyle w:val="ListParagraph"/>
        <w:numPr>
          <w:ilvl w:val="2"/>
          <w:numId w:val="23"/>
        </w:numPr>
        <w:spacing w:after="120"/>
        <w:ind w:left="1843" w:hanging="409"/>
        <w:contextualSpacing w:val="0"/>
        <w:rPr>
          <w:ins w:id="312" w:author="DTP" w:date="2026-05-08T13:43:00Z"/>
          <w:sz w:val="20"/>
          <w:szCs w:val="16"/>
        </w:rPr>
      </w:pPr>
      <w:r>
        <w:rPr>
          <w:sz w:val="20"/>
          <w:szCs w:val="16"/>
        </w:rPr>
        <w:t xml:space="preserve">A Flood Impact and Risk Assessment </w:t>
      </w:r>
      <w:r>
        <w:rPr>
          <w:sz w:val="20"/>
          <w:szCs w:val="16"/>
        </w:rPr>
        <w:t xml:space="preserve">to the satisfaction of the </w:t>
      </w:r>
      <w:r w:rsidR="00D21D68">
        <w:rPr>
          <w:sz w:val="20"/>
          <w:szCs w:val="16"/>
        </w:rPr>
        <w:t xml:space="preserve">responsible authority </w:t>
      </w:r>
      <w:r>
        <w:rPr>
          <w:sz w:val="20"/>
          <w:szCs w:val="16"/>
        </w:rPr>
        <w:t xml:space="preserve">that includes </w:t>
      </w:r>
      <w:r w:rsidR="00FA04B0">
        <w:rPr>
          <w:sz w:val="20"/>
          <w:szCs w:val="16"/>
        </w:rPr>
        <w:t>a cons</w:t>
      </w:r>
      <w:r w:rsidR="00D16968">
        <w:rPr>
          <w:sz w:val="20"/>
          <w:szCs w:val="16"/>
        </w:rPr>
        <w:t>ultative method statement prior to</w:t>
      </w:r>
      <w:r>
        <w:rPr>
          <w:sz w:val="20"/>
          <w:szCs w:val="16"/>
        </w:rPr>
        <w:t xml:space="preserve"> flood mapping and analysis for all events up to and including the 1% AEP under future climate change.</w:t>
      </w:r>
    </w:p>
    <w:p w:rsidR="00E1006E" w:rsidP="00673B73" w14:paraId="6B3B6500" w14:textId="5E78474E">
      <w:pPr>
        <w:pStyle w:val="ListParagraph"/>
        <w:numPr>
          <w:ilvl w:val="2"/>
          <w:numId w:val="23"/>
        </w:numPr>
        <w:spacing w:after="120"/>
        <w:ind w:left="1843" w:hanging="409"/>
        <w:contextualSpacing w:val="0"/>
        <w:rPr>
          <w:ins w:id="313" w:author="DTP" w:date="2026-05-08T13:45:00Z"/>
          <w:del w:id="314" w:author="Hall &amp; Wilcox" w:date="2026-05-15T17:28:00Z"/>
          <w:sz w:val="20"/>
          <w:szCs w:val="16"/>
        </w:rPr>
      </w:pPr>
      <w:commentRangeStart w:id="315"/>
      <w:del w:id="316" w:author="Hall &amp; Wilcox" w:date="2026-05-15T17:28:00Z">
        <w:r>
          <w:rPr>
            <w:sz w:val="20"/>
            <w:szCs w:val="16"/>
          </w:rPr>
          <w:delText>The i</w:delText>
        </w:r>
      </w:del>
      <w:del w:id="317" w:author="Hall &amp; Wilcox" w:date="2026-05-15T17:28:00Z">
        <w:r w:rsidR="006C0DC7">
          <w:rPr>
            <w:sz w:val="20"/>
            <w:szCs w:val="16"/>
          </w:rPr>
          <w:delText xml:space="preserve">nvestigation and risk </w:delText>
        </w:r>
      </w:del>
      <w:del w:id="318" w:author="Hall &amp; Wilcox" w:date="2026-05-15T17:28:00Z">
        <w:r w:rsidRPr="00726D02">
          <w:rPr>
            <w:sz w:val="20"/>
            <w:szCs w:val="16"/>
          </w:rPr>
          <w:delText xml:space="preserve">assessment of the impact of the proposed works on environmental values of the receiving waters, Avalon Coastal Reserve and Ramsar wetland values, particularly seagrass. This </w:delText>
        </w:r>
      </w:del>
      <w:ins w:id="319" w:author="DTP" w:date="2026-05-08T13:47:00Z">
        <w:del w:id="320" w:author="Hall &amp; Wilcox" w:date="2026-05-15T17:28:00Z">
          <w:r w:rsidR="009D6CD9">
            <w:rPr>
              <w:sz w:val="20"/>
              <w:szCs w:val="16"/>
            </w:rPr>
            <w:delText>must be prepared by a suitably qualified eco</w:delText>
          </w:r>
        </w:del>
      </w:ins>
      <w:ins w:id="321" w:author="DTP" w:date="2026-05-08T13:48:00Z">
        <w:del w:id="322" w:author="Hall &amp; Wilcox" w:date="2026-05-15T17:28:00Z">
          <w:r w:rsidR="00154B83">
            <w:rPr>
              <w:sz w:val="20"/>
              <w:szCs w:val="16"/>
            </w:rPr>
            <w:delText xml:space="preserve">hydrology expert </w:delText>
          </w:r>
        </w:del>
      </w:ins>
      <w:commentRangeStart w:id="323"/>
      <w:ins w:id="324" w:author="DTP" w:date="2026-05-08T13:48:00Z">
        <w:del w:id="325" w:author="Hall &amp; Wilcox" w:date="2026-05-15T17:28:00Z">
          <w:r w:rsidR="00154B83">
            <w:rPr>
              <w:sz w:val="20"/>
              <w:szCs w:val="16"/>
            </w:rPr>
            <w:delText>and</w:delText>
          </w:r>
        </w:del>
      </w:ins>
      <w:commentRangeEnd w:id="323"/>
      <w:ins w:id="326" w:author="DTP" w:date="2026-05-08T16:41:00Z">
        <w:del w:id="327" w:author="Hall &amp; Wilcox" w:date="2026-05-15T17:28:00Z">
          <w:r w:rsidR="001219C8">
            <w:rPr>
              <w:rStyle w:val="CommentReference"/>
              <w:sz w:val="20"/>
            </w:rPr>
            <w:commentReference w:id="323"/>
          </w:r>
        </w:del>
      </w:ins>
      <w:ins w:id="328" w:author="DTP" w:date="2026-05-08T13:48:00Z">
        <w:del w:id="329" w:author="Hall &amp; Wilcox" w:date="2026-05-15T17:28:00Z">
          <w:r w:rsidR="00154B83">
            <w:rPr>
              <w:sz w:val="20"/>
              <w:szCs w:val="16"/>
            </w:rPr>
            <w:delText xml:space="preserve"> </w:delText>
          </w:r>
        </w:del>
      </w:ins>
      <w:del w:id="330" w:author="Hall &amp; Wilcox" w:date="2026-05-15T17:28:00Z">
        <w:r w:rsidR="00E660B4">
          <w:rPr>
            <w:sz w:val="20"/>
            <w:szCs w:val="16"/>
          </w:rPr>
          <w:delText>may</w:delText>
        </w:r>
      </w:del>
      <w:del w:id="331" w:author="Hall &amp; Wilcox" w:date="2026-05-15T17:28:00Z">
        <w:r w:rsidRPr="00726D02">
          <w:rPr>
            <w:sz w:val="20"/>
            <w:szCs w:val="16"/>
          </w:rPr>
          <w:delText xml:space="preserve"> include consideration of the advice in </w:delText>
        </w:r>
      </w:del>
      <w:del w:id="332" w:author="Hall &amp; Wilcox" w:date="2026-05-15T17:28:00Z">
        <w:r w:rsidR="006D7502">
          <w:rPr>
            <w:sz w:val="20"/>
            <w:szCs w:val="16"/>
          </w:rPr>
          <w:delText>any applicable</w:delText>
        </w:r>
      </w:del>
      <w:del w:id="333" w:author="Hall &amp; Wilcox" w:date="2026-05-15T17:28:00Z">
        <w:r w:rsidRPr="00726D02">
          <w:rPr>
            <w:sz w:val="20"/>
            <w:szCs w:val="16"/>
          </w:rPr>
          <w:delText xml:space="preserve"> </w:delText>
        </w:r>
      </w:del>
      <w:del w:id="334" w:author="Hall &amp; Wilcox" w:date="2026-05-15T17:28:00Z">
        <w:r w:rsidRPr="00B70587">
          <w:rPr>
            <w:i/>
            <w:sz w:val="20"/>
            <w:szCs w:val="16"/>
          </w:rPr>
          <w:delText xml:space="preserve">Environmental Reference Standard </w:delText>
        </w:r>
      </w:del>
      <w:del w:id="335" w:author="Hall &amp; Wilcox" w:date="2026-05-15T17:28:00Z">
        <w:r w:rsidR="00485B8E">
          <w:rPr>
            <w:sz w:val="20"/>
            <w:szCs w:val="16"/>
          </w:rPr>
          <w:delText xml:space="preserve">and </w:delText>
        </w:r>
      </w:del>
      <w:del w:id="336" w:author="Hall &amp; Wilcox" w:date="2026-05-15T17:28:00Z">
        <w:r w:rsidR="00585A51">
          <w:rPr>
            <w:sz w:val="20"/>
            <w:szCs w:val="16"/>
          </w:rPr>
          <w:delText>any defined Limits of Acceptable Change</w:delText>
        </w:r>
      </w:del>
      <w:del w:id="337" w:author="Hall &amp; Wilcox" w:date="2026-05-15T17:28:00Z">
        <w:r w:rsidRPr="009955C7" w:rsidR="009955C7">
          <w:rPr>
            <w:sz w:val="20"/>
            <w:szCs w:val="16"/>
          </w:rPr>
          <w:delText xml:space="preserve"> </w:delText>
        </w:r>
      </w:del>
      <w:del w:id="338" w:author="Hall &amp; Wilcox" w:date="2026-05-15T17:28:00Z">
        <w:r w:rsidR="009955C7">
          <w:rPr>
            <w:sz w:val="20"/>
            <w:szCs w:val="16"/>
          </w:rPr>
          <w:delText xml:space="preserve">which are refined having regard to the </w:delText>
        </w:r>
      </w:del>
      <w:del w:id="339" w:author="Hall &amp; Wilcox" w:date="2026-05-15T17:28:00Z">
        <w:r w:rsidR="009955C7">
          <w:rPr>
            <w:i/>
            <w:iCs/>
            <w:sz w:val="20"/>
            <w:szCs w:val="16"/>
          </w:rPr>
          <w:delText xml:space="preserve">Port Phillip Bay (Western Shoreline) &amp; Bellarine Peninsular Ramsar Site </w:delText>
        </w:r>
      </w:del>
      <w:del w:id="340" w:author="Hall &amp; Wilcox" w:date="2026-05-15T17:28:00Z">
        <w:r w:rsidRPr="00C23EF2" w:rsidR="009955C7">
          <w:rPr>
            <w:i w:val="0"/>
            <w:iCs/>
            <w:sz w:val="20"/>
            <w:szCs w:val="16"/>
            <w:rPrChange w:id="341" w:author="DTP" w:date="2026-05-11T11:59:00Z">
              <w:rPr>
                <w:i/>
                <w:iCs/>
                <w:sz w:val="20"/>
                <w:szCs w:val="16"/>
              </w:rPr>
            </w:rPrChange>
          </w:rPr>
          <w:delText>Ecological</w:delText>
        </w:r>
      </w:del>
      <w:del w:id="342" w:author="Hall &amp; Wilcox" w:date="2026-05-15T17:28:00Z">
        <w:r w:rsidR="009955C7">
          <w:rPr>
            <w:i/>
            <w:iCs/>
            <w:sz w:val="20"/>
            <w:szCs w:val="16"/>
          </w:rPr>
          <w:delText xml:space="preserve"> Character Description </w:delText>
        </w:r>
      </w:del>
      <w:del w:id="343" w:author="Hall &amp; Wilcox" w:date="2026-05-15T17:28:00Z">
        <w:r w:rsidR="009955C7">
          <w:rPr>
            <w:sz w:val="20"/>
            <w:szCs w:val="16"/>
          </w:rPr>
          <w:delText>(DELWP, 2020)</w:delText>
        </w:r>
      </w:del>
      <w:del w:id="344" w:author="Hall &amp; Wilcox" w:date="2026-05-15T17:28:00Z">
        <w:r w:rsidR="00585A51">
          <w:rPr>
            <w:sz w:val="20"/>
            <w:szCs w:val="16"/>
          </w:rPr>
          <w:delText>, including</w:delText>
        </w:r>
      </w:del>
      <w:del w:id="345" w:author="Hall &amp; Wilcox" w:date="2026-05-15T17:28:00Z">
        <w:r w:rsidR="00485B8E">
          <w:rPr>
            <w:sz w:val="20"/>
            <w:szCs w:val="16"/>
          </w:rPr>
          <w:delText xml:space="preserve"> future climate conditions</w:delText>
        </w:r>
      </w:del>
      <w:del w:id="346" w:author="Hall &amp; Wilcox" w:date="2026-05-15T17:28:00Z">
        <w:r w:rsidRPr="00726D02">
          <w:rPr>
            <w:sz w:val="20"/>
            <w:szCs w:val="16"/>
          </w:rPr>
          <w:delText xml:space="preserve">.  </w:delText>
        </w:r>
      </w:del>
      <w:commentRangeEnd w:id="315"/>
      <w:r w:rsidR="00D96F66">
        <w:rPr>
          <w:rStyle w:val="CommentReference"/>
          <w:sz w:val="20"/>
        </w:rPr>
        <w:commentReference w:id="315"/>
      </w:r>
    </w:p>
    <w:p w:rsidR="00A97FE2" w:rsidRPr="00A97FE2" w:rsidP="00A97FE2" w14:paraId="6571BB80" w14:textId="37738CB5">
      <w:pPr>
        <w:pStyle w:val="ListParagraph"/>
        <w:numPr>
          <w:ilvl w:val="2"/>
          <w:numId w:val="23"/>
        </w:numPr>
        <w:spacing w:after="120"/>
        <w:ind w:left="1843" w:hanging="409"/>
        <w:contextualSpacing w:val="0"/>
        <w:rPr>
          <w:sz w:val="20"/>
          <w:szCs w:val="16"/>
        </w:rPr>
      </w:pPr>
      <w:ins w:id="347" w:author="DTP" w:date="2026-05-08T13:45:00Z">
        <w:r>
          <w:rPr>
            <w:sz w:val="20"/>
            <w:szCs w:val="16"/>
          </w:rPr>
          <w:t xml:space="preserve">For the properties identified in Table 1 to clause 3.0 of this Schedule, an assessment of surface water to the satisfaction of the responsible authority, to determine the presence of any Contaminants of Potential Concern which may guide the location and management of stormwater detention </w:t>
        </w:r>
      </w:ins>
      <w:commentRangeStart w:id="348"/>
      <w:ins w:id="349" w:author="DTP" w:date="2026-05-08T13:45:00Z">
        <w:r>
          <w:rPr>
            <w:sz w:val="20"/>
            <w:szCs w:val="16"/>
          </w:rPr>
          <w:t>basins</w:t>
        </w:r>
      </w:ins>
      <w:commentRangeEnd w:id="348"/>
      <w:ins w:id="350" w:author="DTP" w:date="2026-05-08T16:41:00Z">
        <w:r w:rsidR="001219C8">
          <w:rPr>
            <w:rStyle w:val="CommentReference"/>
            <w:sz w:val="20"/>
          </w:rPr>
          <w:commentReference w:id="348"/>
        </w:r>
      </w:ins>
      <w:ins w:id="351" w:author="DTP" w:date="2026-05-08T13:45:00Z">
        <w:r>
          <w:rPr>
            <w:sz w:val="20"/>
            <w:szCs w:val="16"/>
          </w:rPr>
          <w:t xml:space="preserve">. </w:t>
        </w:r>
      </w:ins>
    </w:p>
    <w:p w:rsidR="005B3C57" w:rsidRPr="00121E35" w:rsidP="00673B73" w14:paraId="7E558381" w14:textId="281807EC">
      <w:pPr>
        <w:pStyle w:val="ListParagraph"/>
        <w:numPr>
          <w:ilvl w:val="2"/>
          <w:numId w:val="23"/>
        </w:numPr>
        <w:spacing w:after="120"/>
        <w:ind w:left="1843" w:hanging="409"/>
        <w:contextualSpacing w:val="0"/>
        <w:rPr>
          <w:sz w:val="20"/>
          <w:szCs w:val="16"/>
        </w:rPr>
      </w:pPr>
      <w:r w:rsidRPr="00726D02">
        <w:rPr>
          <w:sz w:val="20"/>
          <w:szCs w:val="16"/>
        </w:rPr>
        <w:t>Future ownership and responsibility for the long term maintenance</w:t>
      </w:r>
      <w:ins w:id="352" w:author="Hall &amp; Wilcox" w:date="2026-05-15T17:28:00Z">
        <w:r w:rsidR="00D96F66">
          <w:rPr>
            <w:sz w:val="20"/>
            <w:szCs w:val="16"/>
          </w:rPr>
          <w:t>, funding</w:t>
        </w:r>
      </w:ins>
      <w:r w:rsidRPr="00726D02">
        <w:rPr>
          <w:sz w:val="20"/>
          <w:szCs w:val="16"/>
        </w:rPr>
        <w:t xml:space="preserve"> and </w:t>
      </w:r>
      <w:r w:rsidR="00053886">
        <w:rPr>
          <w:sz w:val="20"/>
          <w:szCs w:val="16"/>
        </w:rPr>
        <w:t>any monitoring and</w:t>
      </w:r>
      <w:r w:rsidRPr="00726D02">
        <w:rPr>
          <w:sz w:val="20"/>
          <w:szCs w:val="16"/>
        </w:rPr>
        <w:t xml:space="preserve"> </w:t>
      </w:r>
      <w:r w:rsidRPr="00121E35">
        <w:rPr>
          <w:sz w:val="20"/>
          <w:szCs w:val="16"/>
        </w:rPr>
        <w:t>management of stormwater and reuse infrastructure</w:t>
      </w:r>
      <w:r w:rsidR="00053886">
        <w:rPr>
          <w:sz w:val="20"/>
          <w:szCs w:val="16"/>
        </w:rPr>
        <w:t xml:space="preserve"> </w:t>
      </w:r>
      <w:r w:rsidR="004A1FF4">
        <w:rPr>
          <w:sz w:val="20"/>
          <w:szCs w:val="16"/>
        </w:rPr>
        <w:t xml:space="preserve">(as defined in the </w:t>
      </w:r>
      <w:ins w:id="353" w:author="Hall &amp; Wilcox" w:date="2026-05-15T17:29:00Z">
        <w:r w:rsidRPr="736696EE" w:rsidR="00D96F66">
          <w:rPr>
            <w:sz w:val="20"/>
          </w:rPr>
          <w:t>Flood Impact and Risk Assessment</w:t>
        </w:r>
      </w:ins>
      <w:del w:id="354" w:author="Hall &amp; Wilcox" w:date="2026-05-15T17:29:00Z">
        <w:r w:rsidR="004A1FF4">
          <w:rPr>
            <w:sz w:val="20"/>
            <w:szCs w:val="16"/>
          </w:rPr>
          <w:delText>risk assessment</w:delText>
        </w:r>
      </w:del>
      <w:r w:rsidR="004A1FF4">
        <w:rPr>
          <w:sz w:val="20"/>
          <w:szCs w:val="16"/>
        </w:rPr>
        <w:t>)</w:t>
      </w:r>
      <w:r w:rsidRPr="00121E35">
        <w:rPr>
          <w:sz w:val="20"/>
          <w:szCs w:val="16"/>
        </w:rPr>
        <w:t>.</w:t>
      </w:r>
    </w:p>
    <w:p w:rsidR="00DE0541" w:rsidRPr="00121E35" w:rsidP="00673B73" w14:paraId="4AD96AF7" w14:textId="3325733A">
      <w:pPr>
        <w:pStyle w:val="ListParagraph"/>
        <w:numPr>
          <w:ilvl w:val="2"/>
          <w:numId w:val="23"/>
        </w:numPr>
        <w:spacing w:after="120"/>
        <w:ind w:left="1843" w:hanging="409"/>
        <w:contextualSpacing w:val="0"/>
        <w:rPr>
          <w:sz w:val="20"/>
        </w:rPr>
      </w:pPr>
      <w:r w:rsidRPr="00121E35">
        <w:rPr>
          <w:sz w:val="20"/>
        </w:rPr>
        <w:t xml:space="preserve">Demonstration of how </w:t>
      </w:r>
      <w:r w:rsidRPr="00121E35" w:rsidR="0017111F">
        <w:rPr>
          <w:sz w:val="20"/>
        </w:rPr>
        <w:t>a drainage</w:t>
      </w:r>
      <w:r w:rsidRPr="00121E35">
        <w:rPr>
          <w:sz w:val="20"/>
        </w:rPr>
        <w:t xml:space="preserve"> </w:t>
      </w:r>
      <w:r w:rsidR="00DA6708">
        <w:rPr>
          <w:sz w:val="20"/>
        </w:rPr>
        <w:t>and stormwater strategy</w:t>
      </w:r>
      <w:r w:rsidRPr="00121E35">
        <w:rPr>
          <w:sz w:val="20"/>
        </w:rPr>
        <w:t xml:space="preserve"> considers the requirements of the Avalon Coastal Reserve and has no adverse impact on existing Ramsar wetlands </w:t>
      </w:r>
    </w:p>
    <w:p w:rsidR="00DE0541" w:rsidRPr="00121E35" w:rsidP="00673B73" w14:paraId="11E957B5" w14:textId="7EA5AB2D">
      <w:pPr>
        <w:pStyle w:val="ListParagraph"/>
        <w:numPr>
          <w:ilvl w:val="2"/>
          <w:numId w:val="23"/>
        </w:numPr>
        <w:spacing w:after="120"/>
        <w:ind w:left="1843" w:hanging="409"/>
        <w:contextualSpacing w:val="0"/>
        <w:rPr>
          <w:sz w:val="20"/>
        </w:rPr>
      </w:pPr>
      <w:r w:rsidRPr="00121E35">
        <w:rPr>
          <w:sz w:val="20"/>
        </w:rPr>
        <w:t xml:space="preserve">Management of </w:t>
      </w:r>
      <w:commentRangeStart w:id="355"/>
      <w:del w:id="356" w:author="DTP" w:date="2026-05-08T13:48:00Z">
        <w:r w:rsidRPr="00121E35">
          <w:rPr>
            <w:sz w:val="20"/>
          </w:rPr>
          <w:delText>bird</w:delText>
        </w:r>
      </w:del>
      <w:ins w:id="357" w:author="DTP" w:date="2026-05-08T13:48:00Z">
        <w:r w:rsidR="00EC654B">
          <w:rPr>
            <w:sz w:val="20"/>
          </w:rPr>
          <w:t>wi</w:t>
        </w:r>
      </w:ins>
      <w:ins w:id="358" w:author="DTP" w:date="2026-05-08T13:49:00Z">
        <w:r w:rsidR="00EC654B">
          <w:rPr>
            <w:sz w:val="20"/>
          </w:rPr>
          <w:t>ldlife</w:t>
        </w:r>
      </w:ins>
      <w:commentRangeEnd w:id="355"/>
      <w:ins w:id="359" w:author="DTP" w:date="2026-05-08T16:42:00Z">
        <w:r w:rsidR="00F72F9C">
          <w:rPr>
            <w:rStyle w:val="CommentReference"/>
            <w:sz w:val="20"/>
            <w:szCs w:val="20"/>
          </w:rPr>
          <w:commentReference w:id="355"/>
        </w:r>
      </w:ins>
      <w:r w:rsidR="004641C3">
        <w:rPr>
          <w:sz w:val="20"/>
        </w:rPr>
        <w:t xml:space="preserve"> </w:t>
      </w:r>
      <w:r w:rsidRPr="00121E35">
        <w:rPr>
          <w:sz w:val="20"/>
        </w:rPr>
        <w:t>strike risk on Avalon Airport operations</w:t>
      </w:r>
      <w:ins w:id="360" w:author="DTP" w:date="2026-05-08T13:49:00Z">
        <w:r w:rsidR="00EC654B">
          <w:rPr>
            <w:sz w:val="20"/>
          </w:rPr>
          <w:t xml:space="preserve">, including </w:t>
        </w:r>
      </w:ins>
      <w:ins w:id="361" w:author="DTP" w:date="2026-05-08T13:49:00Z">
        <w:r w:rsidR="00821651">
          <w:rPr>
            <w:sz w:val="20"/>
          </w:rPr>
          <w:t xml:space="preserve">having regard to the recommendations of the Avalon Airport Impact Assessment Report prepared under clause 4.0 of this </w:t>
        </w:r>
      </w:ins>
      <w:commentRangeStart w:id="362"/>
      <w:ins w:id="363" w:author="DTP" w:date="2026-05-08T13:49:00Z">
        <w:r w:rsidR="00821651">
          <w:rPr>
            <w:sz w:val="20"/>
          </w:rPr>
          <w:t>schedule</w:t>
        </w:r>
      </w:ins>
      <w:commentRangeEnd w:id="362"/>
      <w:ins w:id="364" w:author="DTP" w:date="2026-05-08T16:41:00Z">
        <w:r w:rsidRPr="00121E35" w:rsidR="00F72F9C">
          <w:rPr>
            <w:rStyle w:val="CommentReference"/>
            <w:sz w:val="20"/>
            <w:szCs w:val="20"/>
          </w:rPr>
          <w:commentReference w:id="362"/>
        </w:r>
      </w:ins>
      <w:r w:rsidRPr="00121E35">
        <w:rPr>
          <w:sz w:val="20"/>
        </w:rPr>
        <w:t xml:space="preserve">. </w:t>
      </w:r>
    </w:p>
    <w:p w:rsidR="000939E1" w:rsidRPr="00121E35" w:rsidP="009B07D1" w14:paraId="01C19216" w14:textId="251E2C88">
      <w:pPr>
        <w:pStyle w:val="ListParagraph"/>
        <w:numPr>
          <w:ilvl w:val="2"/>
          <w:numId w:val="35"/>
        </w:numPr>
        <w:spacing w:after="120"/>
        <w:ind w:left="1843" w:hanging="408"/>
        <w:contextualSpacing w:val="0"/>
        <w:rPr>
          <w:sz w:val="20"/>
        </w:rPr>
      </w:pPr>
      <w:r w:rsidRPr="00121E35">
        <w:rPr>
          <w:sz w:val="20"/>
        </w:rPr>
        <w:t xml:space="preserve">Details of the existing waterway values including the values associated with the different channels and how the </w:t>
      </w:r>
      <w:r w:rsidRPr="00121E35" w:rsidR="7325C08D">
        <w:rPr>
          <w:sz w:val="20"/>
        </w:rPr>
        <w:t xml:space="preserve">water </w:t>
      </w:r>
      <w:r w:rsidRPr="00121E35">
        <w:rPr>
          <w:sz w:val="20"/>
        </w:rPr>
        <w:t xml:space="preserve">management </w:t>
      </w:r>
      <w:r w:rsidRPr="00121E35" w:rsidR="14863AAC">
        <w:rPr>
          <w:sz w:val="20"/>
        </w:rPr>
        <w:t>regime</w:t>
      </w:r>
      <w:r w:rsidRPr="00121E35">
        <w:rPr>
          <w:sz w:val="20"/>
        </w:rPr>
        <w:t xml:space="preserve"> will maintain these values.</w:t>
      </w:r>
    </w:p>
    <w:p w:rsidR="0090542E" w:rsidRPr="00EF655A" w:rsidP="00A879B5" w14:paraId="18BB2756" w14:textId="203A6A0D">
      <w:pPr>
        <w:pStyle w:val="ListParagraph"/>
        <w:numPr>
          <w:ilvl w:val="2"/>
          <w:numId w:val="35"/>
        </w:numPr>
        <w:spacing w:after="120"/>
        <w:ind w:left="1843" w:hanging="409"/>
        <w:contextualSpacing w:val="0"/>
        <w:rPr>
          <w:sz w:val="20"/>
        </w:rPr>
      </w:pPr>
      <w:r w:rsidRPr="61B1CDF3">
        <w:rPr>
          <w:sz w:val="20"/>
        </w:rPr>
        <w:t>Details of groundwater</w:t>
      </w:r>
      <w:r>
        <w:rPr>
          <w:sz w:val="20"/>
        </w:rPr>
        <w:t xml:space="preserve"> levels and </w:t>
      </w:r>
      <w:r w:rsidR="00A879B5">
        <w:rPr>
          <w:sz w:val="20"/>
        </w:rPr>
        <w:t>their</w:t>
      </w:r>
      <w:r>
        <w:rPr>
          <w:sz w:val="20"/>
        </w:rPr>
        <w:t xml:space="preserve"> salinity</w:t>
      </w:r>
      <w:r w:rsidRPr="61B1CDF3">
        <w:rPr>
          <w:sz w:val="20"/>
        </w:rPr>
        <w:t xml:space="preserve"> </w:t>
      </w:r>
      <w:r>
        <w:rPr>
          <w:sz w:val="20"/>
        </w:rPr>
        <w:t xml:space="preserve">on the site and how the potential </w:t>
      </w:r>
      <w:r w:rsidRPr="61B1CDF3">
        <w:rPr>
          <w:sz w:val="20"/>
        </w:rPr>
        <w:t>impact</w:t>
      </w:r>
      <w:r>
        <w:rPr>
          <w:sz w:val="20"/>
        </w:rPr>
        <w:t>s</w:t>
      </w:r>
      <w:r w:rsidRPr="61B1CDF3">
        <w:rPr>
          <w:sz w:val="20"/>
        </w:rPr>
        <w:t xml:space="preserve"> </w:t>
      </w:r>
      <w:r>
        <w:rPr>
          <w:sz w:val="20"/>
        </w:rPr>
        <w:t xml:space="preserve">on drainage and </w:t>
      </w:r>
      <w:r w:rsidRPr="61B1CDF3">
        <w:rPr>
          <w:sz w:val="20"/>
        </w:rPr>
        <w:t>stormwater</w:t>
      </w:r>
      <w:r>
        <w:rPr>
          <w:sz w:val="20"/>
        </w:rPr>
        <w:t xml:space="preserve"> assets</w:t>
      </w:r>
      <w:r w:rsidRPr="61B1CDF3">
        <w:rPr>
          <w:sz w:val="20"/>
        </w:rPr>
        <w:t xml:space="preserve"> </w:t>
      </w:r>
      <w:r>
        <w:rPr>
          <w:sz w:val="20"/>
        </w:rPr>
        <w:t xml:space="preserve">and interaction with surface runoff </w:t>
      </w:r>
      <w:r w:rsidRPr="61B1CDF3">
        <w:rPr>
          <w:sz w:val="20"/>
        </w:rPr>
        <w:t>will be managed</w:t>
      </w:r>
      <w:r w:rsidR="003B031A">
        <w:rPr>
          <w:sz w:val="20"/>
        </w:rPr>
        <w:t>.</w:t>
      </w:r>
    </w:p>
    <w:p w:rsidR="000939E1" w:rsidRPr="00EF655A" w:rsidP="009B07D1" w14:paraId="05382D2C" w14:textId="10E474E3">
      <w:pPr>
        <w:pStyle w:val="ListParagraph"/>
        <w:numPr>
          <w:ilvl w:val="2"/>
          <w:numId w:val="35"/>
        </w:numPr>
        <w:spacing w:after="120"/>
        <w:ind w:left="1843" w:hanging="408"/>
        <w:contextualSpacing w:val="0"/>
        <w:rPr>
          <w:sz w:val="20"/>
        </w:rPr>
      </w:pPr>
      <w:r w:rsidRPr="50A5076E">
        <w:rPr>
          <w:sz w:val="20"/>
        </w:rPr>
        <w:t xml:space="preserve">The </w:t>
      </w:r>
      <w:r w:rsidR="0003198B">
        <w:rPr>
          <w:sz w:val="20"/>
        </w:rPr>
        <w:t>strategy</w:t>
      </w:r>
      <w:r w:rsidRPr="50A5076E">
        <w:rPr>
          <w:sz w:val="20"/>
        </w:rPr>
        <w:t xml:space="preserve"> </w:t>
      </w:r>
      <w:r w:rsidR="00FC6142">
        <w:rPr>
          <w:sz w:val="20"/>
        </w:rPr>
        <w:t xml:space="preserve">should </w:t>
      </w:r>
      <w:r w:rsidRPr="50A5076E" w:rsidR="00FC6142">
        <w:rPr>
          <w:sz w:val="20"/>
        </w:rPr>
        <w:t>include</w:t>
      </w:r>
      <w:r w:rsidRPr="50A5076E">
        <w:rPr>
          <w:sz w:val="20"/>
        </w:rPr>
        <w:t xml:space="preserve"> reference to</w:t>
      </w:r>
      <w:r w:rsidR="00A671F4">
        <w:rPr>
          <w:sz w:val="20"/>
        </w:rPr>
        <w:t xml:space="preserve"> current best practice guidelines</w:t>
      </w:r>
      <w:r w:rsidR="00944DC8">
        <w:rPr>
          <w:sz w:val="20"/>
        </w:rPr>
        <w:t>.</w:t>
      </w:r>
    </w:p>
    <w:p w:rsidR="00944DC8" w:rsidP="009B07D1" w14:paraId="05CEA859" w14:textId="3F290331">
      <w:pPr>
        <w:pStyle w:val="ListParagraph"/>
        <w:numPr>
          <w:ilvl w:val="2"/>
          <w:numId w:val="35"/>
        </w:numPr>
        <w:spacing w:after="120"/>
        <w:ind w:left="1843" w:hanging="408"/>
        <w:contextualSpacing w:val="0"/>
        <w:rPr>
          <w:ins w:id="365" w:author="DTP" w:date="2026-05-08T13:51:00Z"/>
          <w:sz w:val="20"/>
        </w:rPr>
      </w:pPr>
      <w:r>
        <w:rPr>
          <w:sz w:val="20"/>
        </w:rPr>
        <w:t>If relevant</w:t>
      </w:r>
      <w:r w:rsidR="00FF47EB">
        <w:rPr>
          <w:sz w:val="20"/>
        </w:rPr>
        <w:t xml:space="preserve">, conceptual details of the proposed drainage crossings of the gas and oil pipelines to the satisfaction of the relevant authority. </w:t>
      </w:r>
      <w:r>
        <w:rPr>
          <w:sz w:val="20"/>
        </w:rPr>
        <w:t xml:space="preserve"> </w:t>
      </w:r>
    </w:p>
    <w:p w:rsidR="0027598C" w:rsidRPr="00D96F66" w:rsidP="00D96F66" w14:paraId="323BD1EF" w14:textId="10744F03">
      <w:pPr>
        <w:spacing w:after="120"/>
        <w:ind w:left="1435"/>
        <w:rPr>
          <w:ins w:id="366" w:author="DTP" w:date="2026-05-08T13:50:00Z"/>
          <w:sz w:val="20"/>
        </w:rPr>
      </w:pPr>
      <w:commentRangeStart w:id="367"/>
      <w:ins w:id="368" w:author="DTP" w:date="2026-05-08T13:51:00Z">
        <w:r>
          <w:rPr>
            <w:sz w:val="20"/>
          </w:rPr>
          <w:t>In deciding whether the Drainage and Stormwater Management Strategy is satisfactory, the responsible authority must consider the view</w:t>
        </w:r>
      </w:ins>
      <w:ins w:id="369" w:author="DTP" w:date="2026-05-08T14:28:00Z">
        <w:r w:rsidR="00D02DA8">
          <w:rPr>
            <w:sz w:val="20"/>
          </w:rPr>
          <w:t>s</w:t>
        </w:r>
      </w:ins>
      <w:ins w:id="370" w:author="DTP" w:date="2026-05-08T13:51:00Z">
        <w:r>
          <w:rPr>
            <w:sz w:val="20"/>
          </w:rPr>
          <w:t xml:space="preserve"> of </w:t>
        </w:r>
      </w:ins>
      <w:ins w:id="371" w:author="DTP" w:date="2026-05-08T14:25:00Z">
        <w:r w:rsidR="003D6D3A">
          <w:rPr>
            <w:sz w:val="20"/>
          </w:rPr>
          <w:t>Cor</w:t>
        </w:r>
      </w:ins>
      <w:ins w:id="372" w:author="DTP" w:date="2026-05-08T14:25:00Z">
        <w:r w:rsidR="005B2B92">
          <w:rPr>
            <w:sz w:val="20"/>
          </w:rPr>
          <w:t xml:space="preserve">angamite Catchment Management Authority, </w:t>
        </w:r>
      </w:ins>
      <w:ins w:id="373" w:author="DTP" w:date="2026-05-11T10:17:00Z">
        <w:r w:rsidR="00FB7018">
          <w:rPr>
            <w:sz w:val="20"/>
          </w:rPr>
          <w:t xml:space="preserve">the Department of </w:t>
        </w:r>
      </w:ins>
      <w:ins w:id="374" w:author="DTP" w:date="2026-05-11T10:18:00Z">
        <w:r w:rsidR="00635219">
          <w:rPr>
            <w:sz w:val="20"/>
          </w:rPr>
          <w:t xml:space="preserve">Energy, </w:t>
        </w:r>
      </w:ins>
      <w:ins w:id="375" w:author="DTP" w:date="2026-05-11T10:17:00Z">
        <w:r w:rsidR="00FB7018">
          <w:rPr>
            <w:sz w:val="20"/>
          </w:rPr>
          <w:t>Environment and Climate Action,</w:t>
        </w:r>
      </w:ins>
      <w:ins w:id="376" w:author="DTP" w:date="2026-05-08T14:25:00Z">
        <w:r w:rsidR="005B2B92">
          <w:rPr>
            <w:sz w:val="20"/>
          </w:rPr>
          <w:t xml:space="preserve"> Parks Victoria and Barwon Region Water </w:t>
        </w:r>
      </w:ins>
      <w:commentRangeStart w:id="377"/>
      <w:ins w:id="378" w:author="DTP" w:date="2026-05-08T14:25:00Z">
        <w:r w:rsidR="005B2B92">
          <w:rPr>
            <w:sz w:val="20"/>
          </w:rPr>
          <w:t>Corporation</w:t>
        </w:r>
      </w:ins>
      <w:commentRangeEnd w:id="377"/>
      <w:ins w:id="379" w:author="DTP" w:date="2026-05-08T16:42:00Z">
        <w:r w:rsidR="00FC57CF">
          <w:rPr>
            <w:rStyle w:val="CommentReference"/>
            <w:sz w:val="20"/>
            <w:szCs w:val="20"/>
          </w:rPr>
          <w:commentReference w:id="377"/>
        </w:r>
      </w:ins>
      <w:ins w:id="380" w:author="DTP" w:date="2026-05-11T11:03:00Z">
        <w:r w:rsidR="008D28C0">
          <w:rPr>
            <w:sz w:val="20"/>
          </w:rPr>
          <w:t>,</w:t>
        </w:r>
      </w:ins>
      <w:ins w:id="381" w:author="DTP" w:date="2026-05-11T10:07:00Z">
        <w:r w:rsidR="00D20599">
          <w:rPr>
            <w:sz w:val="20"/>
          </w:rPr>
          <w:t xml:space="preserve"> as appropriate</w:t>
        </w:r>
      </w:ins>
      <w:ins w:id="382" w:author="DTP" w:date="2026-05-08T13:51:00Z">
        <w:r>
          <w:rPr>
            <w:sz w:val="20"/>
          </w:rPr>
          <w:t>.</w:t>
        </w:r>
      </w:ins>
      <w:commentRangeEnd w:id="367"/>
      <w:r w:rsidRPr="00D96F66" w:rsidR="00D96F66">
        <w:rPr>
          <w:rStyle w:val="CommentReference"/>
          <w:sz w:val="20"/>
          <w:szCs w:val="20"/>
        </w:rPr>
        <w:commentReference w:id="367"/>
      </w:r>
    </w:p>
    <w:p w:rsidR="0005418D" w:rsidP="6886DF79" w14:paraId="21864B0E" w14:textId="652B3FBF">
      <w:pPr>
        <w:pStyle w:val="ListParagraph"/>
        <w:numPr>
          <w:ilvl w:val="1"/>
          <w:numId w:val="23"/>
        </w:numPr>
        <w:spacing w:after="120"/>
        <w:ind w:left="1491" w:hanging="357"/>
        <w:contextualSpacing w:val="0"/>
        <w:rPr>
          <w:ins w:id="383" w:author="DTP" w:date="2026-05-08T14:27:00Z"/>
          <w:sz w:val="20"/>
        </w:rPr>
      </w:pPr>
      <w:r w:rsidRPr="6886DF79">
        <w:rPr>
          <w:sz w:val="20"/>
        </w:rPr>
        <w:t xml:space="preserve">A </w:t>
      </w:r>
      <w:r w:rsidRPr="6886DF79">
        <w:rPr>
          <w:b/>
          <w:bCs/>
          <w:sz w:val="20"/>
        </w:rPr>
        <w:t xml:space="preserve">Drainage </w:t>
      </w:r>
      <w:r w:rsidR="00B520A7">
        <w:rPr>
          <w:b/>
          <w:bCs/>
          <w:sz w:val="20"/>
        </w:rPr>
        <w:t>Asset</w:t>
      </w:r>
      <w:r w:rsidRPr="6886DF79">
        <w:rPr>
          <w:b/>
          <w:bCs/>
          <w:sz w:val="20"/>
        </w:rPr>
        <w:t xml:space="preserve"> Management</w:t>
      </w:r>
      <w:r w:rsidRPr="6886DF79" w:rsidR="0086787F">
        <w:rPr>
          <w:b/>
          <w:bCs/>
          <w:sz w:val="20"/>
        </w:rPr>
        <w:t xml:space="preserve"> Plan</w:t>
      </w:r>
      <w:r w:rsidRPr="6886DF79" w:rsidR="000149BA">
        <w:rPr>
          <w:b/>
          <w:bCs/>
          <w:sz w:val="20"/>
        </w:rPr>
        <w:t xml:space="preserve"> </w:t>
      </w:r>
      <w:r w:rsidRPr="6886DF79" w:rsidR="000149BA">
        <w:rPr>
          <w:sz w:val="20"/>
        </w:rPr>
        <w:t xml:space="preserve">prepared to the satisfaction of the </w:t>
      </w:r>
      <w:del w:id="384" w:author="Hall &amp; Wilcox" w:date="2026-05-15T17:28:00Z">
        <w:r w:rsidRPr="6886DF79" w:rsidR="000149BA">
          <w:rPr>
            <w:sz w:val="20"/>
          </w:rPr>
          <w:delText xml:space="preserve">responsible </w:delText>
        </w:r>
      </w:del>
      <w:ins w:id="385" w:author="Hall &amp; Wilcox" w:date="2026-05-15T17:28:00Z">
        <w:r w:rsidR="00D96F66">
          <w:rPr>
            <w:sz w:val="20"/>
          </w:rPr>
          <w:t xml:space="preserve">drainage </w:t>
        </w:r>
      </w:ins>
      <w:r w:rsidRPr="6886DF79" w:rsidR="000149BA">
        <w:rPr>
          <w:sz w:val="20"/>
        </w:rPr>
        <w:t>authority</w:t>
      </w:r>
      <w:r w:rsidRPr="6886DF79">
        <w:rPr>
          <w:b/>
          <w:bCs/>
          <w:sz w:val="20"/>
        </w:rPr>
        <w:t xml:space="preserve"> </w:t>
      </w:r>
      <w:r w:rsidRPr="6886DF79">
        <w:rPr>
          <w:sz w:val="20"/>
        </w:rPr>
        <w:t xml:space="preserve">that </w:t>
      </w:r>
      <w:r w:rsidR="00A221B9">
        <w:rPr>
          <w:sz w:val="20"/>
        </w:rPr>
        <w:t>provides</w:t>
      </w:r>
      <w:r w:rsidRPr="6886DF79">
        <w:rPr>
          <w:sz w:val="20"/>
        </w:rPr>
        <w:t xml:space="preserve"> details of</w:t>
      </w:r>
      <w:r w:rsidRPr="6886DF79" w:rsidR="00B17424">
        <w:rPr>
          <w:sz w:val="20"/>
        </w:rPr>
        <w:t xml:space="preserve"> drainage assets</w:t>
      </w:r>
      <w:r w:rsidRPr="6886DF79" w:rsidR="001F0B5D">
        <w:rPr>
          <w:sz w:val="20"/>
        </w:rPr>
        <w:t>, including where these assets are proposed to be privately owned and managed</w:t>
      </w:r>
      <w:ins w:id="386" w:author="Hall &amp; Wilcox" w:date="2026-05-15T17:29:00Z">
        <w:r w:rsidR="00D96F66">
          <w:rPr>
            <w:sz w:val="20"/>
          </w:rPr>
          <w:t>, and maintenance requirements</w:t>
        </w:r>
      </w:ins>
      <w:r w:rsidRPr="6886DF79" w:rsidR="001F0B5D">
        <w:rPr>
          <w:sz w:val="20"/>
        </w:rPr>
        <w:t xml:space="preserve">. </w:t>
      </w:r>
    </w:p>
    <w:p w:rsidR="009D7B83" w:rsidRPr="004A5C6A" w:rsidP="009D7B83" w14:paraId="525C2DA8" w14:textId="43CBEF72">
      <w:pPr>
        <w:spacing w:after="120"/>
        <w:ind w:left="1435"/>
        <w:rPr>
          <w:ins w:id="387" w:author="DTP" w:date="2026-05-08T14:27:00Z"/>
          <w:sz w:val="20"/>
        </w:rPr>
      </w:pPr>
      <w:commentRangeStart w:id="388"/>
      <w:ins w:id="389" w:author="DTP" w:date="2026-05-08T14:27:00Z">
        <w:r>
          <w:rPr>
            <w:sz w:val="20"/>
          </w:rPr>
          <w:t>In deciding whether the Drainage Asset Management Plan is satisfactory, the responsible authority must consider the view</w:t>
        </w:r>
      </w:ins>
      <w:ins w:id="390" w:author="DTP" w:date="2026-05-08T14:28:00Z">
        <w:r w:rsidR="00D02DA8">
          <w:rPr>
            <w:sz w:val="20"/>
          </w:rPr>
          <w:t>s</w:t>
        </w:r>
      </w:ins>
      <w:ins w:id="391" w:author="DTP" w:date="2026-05-08T14:27:00Z">
        <w:r>
          <w:rPr>
            <w:sz w:val="20"/>
          </w:rPr>
          <w:t xml:space="preserve"> of Corangamite Catchment Management </w:t>
        </w:r>
      </w:ins>
      <w:commentRangeStart w:id="392"/>
      <w:ins w:id="393" w:author="DTP" w:date="2026-05-08T14:27:00Z">
        <w:r>
          <w:rPr>
            <w:sz w:val="20"/>
          </w:rPr>
          <w:t>Authority</w:t>
        </w:r>
      </w:ins>
      <w:commentRangeEnd w:id="392"/>
      <w:ins w:id="394" w:author="DTP" w:date="2026-05-08T16:42:00Z">
        <w:r w:rsidR="00FC57CF">
          <w:rPr>
            <w:rStyle w:val="CommentReference"/>
            <w:sz w:val="20"/>
            <w:szCs w:val="20"/>
          </w:rPr>
          <w:commentReference w:id="392"/>
        </w:r>
      </w:ins>
      <w:ins w:id="395" w:author="DTP" w:date="2026-05-08T14:27:00Z">
        <w:r>
          <w:rPr>
            <w:sz w:val="20"/>
          </w:rPr>
          <w:t>.</w:t>
        </w:r>
      </w:ins>
      <w:commentRangeEnd w:id="388"/>
      <w:r w:rsidRPr="004A5C6A" w:rsidR="00D96F66">
        <w:rPr>
          <w:rStyle w:val="CommentReference"/>
          <w:sz w:val="20"/>
          <w:szCs w:val="20"/>
        </w:rPr>
        <w:commentReference w:id="388"/>
      </w:r>
    </w:p>
    <w:p w:rsidR="00E17680" w:rsidP="00E17680" w14:paraId="260E069B" w14:textId="5432B6F0">
      <w:pPr>
        <w:pStyle w:val="ListParagraph"/>
        <w:numPr>
          <w:ilvl w:val="1"/>
          <w:numId w:val="23"/>
        </w:numPr>
        <w:spacing w:after="120"/>
        <w:ind w:left="1491" w:hanging="357"/>
        <w:contextualSpacing w:val="0"/>
        <w:rPr>
          <w:sz w:val="20"/>
        </w:rPr>
      </w:pPr>
      <w:r w:rsidRPr="008000F0">
        <w:rPr>
          <w:sz w:val="20"/>
        </w:rPr>
        <w:t xml:space="preserve"> </w:t>
      </w:r>
      <w:r w:rsidRPr="1C2A126F">
        <w:rPr>
          <w:sz w:val="20"/>
        </w:rPr>
        <w:t xml:space="preserve">A </w:t>
      </w:r>
      <w:r w:rsidRPr="1C2A126F">
        <w:rPr>
          <w:b/>
          <w:bCs/>
          <w:sz w:val="20"/>
        </w:rPr>
        <w:t xml:space="preserve">Conservation Area Management Plan </w:t>
      </w:r>
      <w:r w:rsidRPr="1C2A126F">
        <w:rPr>
          <w:sz w:val="20"/>
        </w:rPr>
        <w:t xml:space="preserve">prepared to the satisfaction of the responsible authority </w:t>
      </w:r>
      <w:ins w:id="396" w:author="Hall &amp; Wilcox" w:date="2026-05-15T17:29:00Z">
        <w:r w:rsidR="00D96F66">
          <w:rPr>
            <w:sz w:val="20"/>
          </w:rPr>
          <w:t xml:space="preserve">and </w:t>
        </w:r>
      </w:ins>
      <w:ins w:id="397" w:author="Hall &amp; Wilcox" w:date="2026-05-18T13:21:00Z">
        <w:r w:rsidR="00720C6E">
          <w:rPr>
            <w:sz w:val="20"/>
          </w:rPr>
          <w:t>Greater Geelong City Council</w:t>
        </w:r>
      </w:ins>
      <w:ins w:id="398" w:author="Hall &amp; Wilcox" w:date="2026-05-15T17:29:00Z">
        <w:r w:rsidR="00D96F66">
          <w:rPr>
            <w:sz w:val="20"/>
          </w:rPr>
          <w:t xml:space="preserve"> </w:t>
        </w:r>
      </w:ins>
      <w:r w:rsidRPr="1C2A126F">
        <w:rPr>
          <w:sz w:val="20"/>
        </w:rPr>
        <w:t>that includes</w:t>
      </w:r>
      <w:r>
        <w:rPr>
          <w:sz w:val="20"/>
        </w:rPr>
        <w:t>:</w:t>
      </w:r>
    </w:p>
    <w:p w:rsidR="00D96F66" w:rsidP="00D96F66" w14:paraId="25617C0D" w14:textId="77777777">
      <w:pPr>
        <w:pStyle w:val="ListParagraph"/>
        <w:numPr>
          <w:ilvl w:val="2"/>
          <w:numId w:val="35"/>
        </w:numPr>
        <w:spacing w:after="120"/>
        <w:ind w:left="1843" w:hanging="408"/>
        <w:contextualSpacing w:val="0"/>
        <w:rPr>
          <w:ins w:id="399" w:author="Hall &amp; Wilcox" w:date="2026-05-15T17:30:00Z"/>
          <w:sz w:val="20"/>
        </w:rPr>
      </w:pPr>
      <w:ins w:id="400" w:author="Hall &amp; Wilcox" w:date="2026-05-15T17:30:00Z">
        <w:r w:rsidRPr="736696EE">
          <w:rPr>
            <w:sz w:val="20"/>
          </w:rPr>
          <w:t>Consideration of the findings of the Biodiversity Assessment and Investigation and Risk Assessment.</w:t>
        </w:r>
      </w:ins>
    </w:p>
    <w:p w:rsidR="008000F0" w:rsidP="008000F0" w14:paraId="143B66D3" w14:textId="2DC2A3BE">
      <w:pPr>
        <w:pStyle w:val="ListParagraph"/>
        <w:numPr>
          <w:ilvl w:val="2"/>
          <w:numId w:val="35"/>
        </w:numPr>
        <w:spacing w:after="120"/>
        <w:ind w:left="1843" w:hanging="408"/>
        <w:contextualSpacing w:val="0"/>
        <w:rPr>
          <w:sz w:val="20"/>
        </w:rPr>
      </w:pPr>
      <w:r>
        <w:rPr>
          <w:sz w:val="20"/>
        </w:rPr>
        <w:t>D</w:t>
      </w:r>
      <w:r w:rsidRPr="00705E29">
        <w:rPr>
          <w:sz w:val="20"/>
        </w:rPr>
        <w:t xml:space="preserve">etails of conservation areas, including whether conservation areas are proposed to be privately owned and managed. </w:t>
      </w:r>
    </w:p>
    <w:p w:rsidR="008000F0" w:rsidP="008000F0" w14:paraId="5B423A0B" w14:textId="77777777">
      <w:pPr>
        <w:pStyle w:val="ListParagraph"/>
        <w:numPr>
          <w:ilvl w:val="2"/>
          <w:numId w:val="35"/>
        </w:numPr>
        <w:spacing w:after="120"/>
        <w:ind w:left="1843" w:hanging="408"/>
        <w:contextualSpacing w:val="0"/>
        <w:rPr>
          <w:sz w:val="20"/>
        </w:rPr>
      </w:pPr>
      <w:r>
        <w:rPr>
          <w:sz w:val="20"/>
        </w:rPr>
        <w:t>D</w:t>
      </w:r>
      <w:r w:rsidRPr="00705E29">
        <w:rPr>
          <w:sz w:val="20"/>
        </w:rPr>
        <w:t xml:space="preserve">etails and recommendations on the </w:t>
      </w:r>
      <w:r>
        <w:rPr>
          <w:sz w:val="20"/>
        </w:rPr>
        <w:t xml:space="preserve">conservation actions and monitoring </w:t>
      </w:r>
      <w:r w:rsidRPr="00705E29">
        <w:rPr>
          <w:sz w:val="20"/>
        </w:rPr>
        <w:t>of ecological values</w:t>
      </w:r>
      <w:r>
        <w:rPr>
          <w:sz w:val="20"/>
        </w:rPr>
        <w:t xml:space="preserve"> and species</w:t>
      </w:r>
      <w:r w:rsidRPr="00705E29">
        <w:rPr>
          <w:sz w:val="20"/>
        </w:rPr>
        <w:t xml:space="preserve"> likely to utilise habitat within the conservation areas.</w:t>
      </w:r>
    </w:p>
    <w:p w:rsidR="008000F0" w:rsidP="008000F0" w14:paraId="23A13B94" w14:textId="537202BF">
      <w:pPr>
        <w:pStyle w:val="ListParagraph"/>
        <w:numPr>
          <w:ilvl w:val="2"/>
          <w:numId w:val="35"/>
        </w:numPr>
        <w:spacing w:after="120"/>
        <w:ind w:left="1843" w:hanging="408"/>
        <w:contextualSpacing w:val="0"/>
        <w:rPr>
          <w:ins w:id="401" w:author="Hall &amp; Wilcox" w:date="2026-05-15T17:30:00Z"/>
          <w:sz w:val="20"/>
        </w:rPr>
      </w:pPr>
      <w:r w:rsidRPr="00B95D82">
        <w:rPr>
          <w:sz w:val="20"/>
        </w:rPr>
        <w:t>Details on the conservation actions to ensure no net loss of native vegetation within the conservation area, even during naturally occurring desalination processes.</w:t>
      </w:r>
    </w:p>
    <w:p w:rsidR="00D96F66" w:rsidRPr="00B95D82" w:rsidP="00D96F66" w14:paraId="47A91D57" w14:textId="77777777">
      <w:pPr>
        <w:pStyle w:val="ListParagraph"/>
        <w:numPr>
          <w:ilvl w:val="2"/>
          <w:numId w:val="35"/>
        </w:numPr>
        <w:spacing w:after="120"/>
        <w:ind w:left="1843" w:hanging="408"/>
        <w:contextualSpacing w:val="0"/>
        <w:rPr>
          <w:ins w:id="402" w:author="Hall &amp; Wilcox" w:date="2026-05-15T17:30:00Z"/>
          <w:sz w:val="20"/>
        </w:rPr>
      </w:pPr>
      <w:ins w:id="403" w:author="Hall &amp; Wilcox" w:date="2026-05-15T17:30:00Z">
        <w:r w:rsidRPr="102DEA40">
          <w:rPr>
            <w:sz w:val="20"/>
          </w:rPr>
          <w:t>Management recommendations to  control of noxious weeds and exotic animals.</w:t>
        </w:r>
      </w:ins>
    </w:p>
    <w:p w:rsidR="008000F0" w:rsidP="008000F0" w14:paraId="263BACC7" w14:textId="15465432">
      <w:pPr>
        <w:pStyle w:val="ListParagraph"/>
        <w:numPr>
          <w:ilvl w:val="2"/>
          <w:numId w:val="35"/>
        </w:numPr>
        <w:spacing w:after="120"/>
        <w:ind w:left="1843" w:hanging="408"/>
        <w:contextualSpacing w:val="0"/>
        <w:rPr>
          <w:sz w:val="20"/>
        </w:rPr>
      </w:pPr>
      <w:r>
        <w:rPr>
          <w:sz w:val="20"/>
        </w:rPr>
        <w:t>A long-term adaptive management framework to manage the progression of non-saline habitats and provide for naturally occurring desalination processes over time.</w:t>
      </w:r>
    </w:p>
    <w:p w:rsidR="008000F0" w:rsidP="008000F0" w14:paraId="680D8AEA" w14:textId="4DC40385">
      <w:pPr>
        <w:pStyle w:val="ListParagraph"/>
        <w:numPr>
          <w:ilvl w:val="2"/>
          <w:numId w:val="35"/>
        </w:numPr>
        <w:spacing w:after="120"/>
        <w:ind w:left="1843" w:hanging="408"/>
        <w:contextualSpacing w:val="0"/>
        <w:rPr>
          <w:sz w:val="20"/>
        </w:rPr>
      </w:pPr>
      <w:r w:rsidRPr="00C12527">
        <w:rPr>
          <w:sz w:val="20"/>
        </w:rPr>
        <w:t xml:space="preserve">Management of </w:t>
      </w:r>
      <w:commentRangeStart w:id="404"/>
      <w:del w:id="405" w:author="DTP" w:date="2026-05-08T13:52:00Z">
        <w:r w:rsidRPr="00C12527">
          <w:rPr>
            <w:sz w:val="20"/>
          </w:rPr>
          <w:delText>bird</w:delText>
        </w:r>
      </w:del>
      <w:ins w:id="406" w:author="DTP" w:date="2026-05-08T13:52:00Z">
        <w:r w:rsidR="0071491A">
          <w:rPr>
            <w:sz w:val="20"/>
          </w:rPr>
          <w:t>wildlife</w:t>
        </w:r>
      </w:ins>
      <w:commentRangeEnd w:id="404"/>
      <w:ins w:id="407" w:author="DTP" w:date="2026-05-08T16:42:00Z">
        <w:r w:rsidRPr="00C12527" w:rsidR="00FC57CF">
          <w:rPr>
            <w:rStyle w:val="CommentReference"/>
            <w:sz w:val="20"/>
            <w:szCs w:val="20"/>
          </w:rPr>
          <w:commentReference w:id="404"/>
        </w:r>
      </w:ins>
      <w:r w:rsidRPr="00C12527">
        <w:rPr>
          <w:sz w:val="20"/>
        </w:rPr>
        <w:t xml:space="preserve"> strike risk on Avalon Airport operations</w:t>
      </w:r>
      <w:r>
        <w:rPr>
          <w:sz w:val="20"/>
        </w:rPr>
        <w:t xml:space="preserve">. </w:t>
      </w:r>
    </w:p>
    <w:p w:rsidR="00744DD7" w:rsidP="00E17680" w14:paraId="4EFAFEE4" w14:textId="54885757">
      <w:pPr>
        <w:pStyle w:val="ListParagraph"/>
        <w:numPr>
          <w:ilvl w:val="2"/>
          <w:numId w:val="35"/>
        </w:numPr>
        <w:spacing w:after="120"/>
        <w:ind w:left="1843" w:hanging="408"/>
        <w:contextualSpacing w:val="0"/>
        <w:rPr>
          <w:ins w:id="408" w:author="Hall &amp; Wilcox" w:date="2026-05-15T17:30:00Z"/>
          <w:sz w:val="20"/>
        </w:rPr>
      </w:pPr>
      <w:r>
        <w:rPr>
          <w:sz w:val="20"/>
        </w:rPr>
        <w:t xml:space="preserve">Operation period of the management plan, and where relevant identifying a strategy to handover conservation area management actions, including detail on </w:t>
      </w:r>
      <w:r w:rsidR="00E406B1">
        <w:rPr>
          <w:sz w:val="20"/>
        </w:rPr>
        <w:t>funding of those actions,</w:t>
      </w:r>
      <w:r w:rsidR="000A77BE">
        <w:rPr>
          <w:sz w:val="20"/>
        </w:rPr>
        <w:t xml:space="preserve"> upon change of </w:t>
      </w:r>
      <w:r w:rsidR="00625666">
        <w:rPr>
          <w:sz w:val="20"/>
        </w:rPr>
        <w:t xml:space="preserve">conservation area </w:t>
      </w:r>
      <w:r w:rsidR="000A77BE">
        <w:rPr>
          <w:sz w:val="20"/>
        </w:rPr>
        <w:t>ownership.</w:t>
      </w:r>
      <w:r w:rsidR="00A84660">
        <w:rPr>
          <w:sz w:val="20"/>
        </w:rPr>
        <w:t xml:space="preserve"> </w:t>
      </w:r>
    </w:p>
    <w:p w:rsidR="00D96F66" w:rsidP="00E17680" w14:paraId="62A4F0C7" w14:textId="77777777">
      <w:pPr>
        <w:pStyle w:val="ListParagraph"/>
        <w:numPr>
          <w:ilvl w:val="2"/>
          <w:numId w:val="35"/>
        </w:numPr>
        <w:spacing w:after="120"/>
        <w:ind w:left="1843" w:hanging="408"/>
        <w:contextualSpacing w:val="0"/>
        <w:rPr>
          <w:sz w:val="20"/>
        </w:rPr>
      </w:pPr>
    </w:p>
    <w:p w:rsidR="00EE6F8D" w:rsidP="00EE6F8D" w14:paraId="6C53DC3D" w14:textId="5D1A5B2D">
      <w:pPr>
        <w:spacing w:after="120"/>
        <w:ind w:left="1435"/>
        <w:rPr>
          <w:ins w:id="409" w:author="Hall &amp; Wilcox" w:date="2026-05-15T17:31:00Z"/>
          <w:sz w:val="20"/>
        </w:rPr>
      </w:pPr>
      <w:del w:id="410" w:author="Hall &amp; Wilcox" w:date="2026-05-15T17:30:00Z">
        <w:r>
          <w:rPr>
            <w:sz w:val="20"/>
          </w:rPr>
          <w:delText xml:space="preserve">Where conservation areas are proposed to be privately owned and managed, </w:delText>
        </w:r>
      </w:del>
      <w:commentRangeStart w:id="411"/>
      <w:del w:id="412" w:author="Hall &amp; Wilcox" w:date="2026-05-15T17:30:00Z">
        <w:r>
          <w:rPr>
            <w:sz w:val="20"/>
          </w:rPr>
          <w:delText>t</w:delText>
        </w:r>
      </w:del>
      <w:ins w:id="413" w:author="Hall &amp; Wilcox" w:date="2026-05-15T17:30:00Z">
        <w:r w:rsidR="00D96F66">
          <w:rPr>
            <w:sz w:val="20"/>
          </w:rPr>
          <w:t>T</w:t>
        </w:r>
      </w:ins>
      <w:r>
        <w:rPr>
          <w:sz w:val="20"/>
        </w:rPr>
        <w:t>he Conservation Area Management Plan must identify the landowner/s responsible for funding the conservation actions, monitoring and management responsibilities.</w:t>
      </w:r>
      <w:commentRangeEnd w:id="411"/>
      <w:r w:rsidR="00D96F66">
        <w:rPr>
          <w:rStyle w:val="CommentReference"/>
          <w:sz w:val="20"/>
          <w:szCs w:val="20"/>
        </w:rPr>
        <w:commentReference w:id="411"/>
      </w:r>
    </w:p>
    <w:p w:rsidR="00D96F66" w:rsidP="00D96F66" w14:paraId="30D5D5FB" w14:textId="77777777">
      <w:pPr>
        <w:pStyle w:val="ListParagraph"/>
        <w:numPr>
          <w:ilvl w:val="2"/>
          <w:numId w:val="35"/>
        </w:numPr>
        <w:spacing w:after="120" w:line="259" w:lineRule="auto"/>
        <w:rPr>
          <w:ins w:id="414" w:author="Hall &amp; Wilcox" w:date="2026-05-15T17:31:00Z"/>
          <w:sz w:val="20"/>
        </w:rPr>
      </w:pPr>
      <w:ins w:id="415" w:author="Hall &amp; Wilcox" w:date="2026-05-15T17:31:00Z">
        <w:r w:rsidRPr="102DEA40">
          <w:rPr>
            <w:sz w:val="20"/>
          </w:rPr>
          <w:t>Where the conservation areas are proposed to be privately owned and managed,</w:t>
        </w:r>
      </w:ins>
    </w:p>
    <w:p w:rsidR="00D96F66" w:rsidP="00D96F66" w14:paraId="167EC18C" w14:textId="77777777">
      <w:pPr>
        <w:pStyle w:val="ListParagraph"/>
        <w:spacing w:line="259" w:lineRule="auto"/>
        <w:ind w:left="1794"/>
        <w:rPr>
          <w:sz w:val="20"/>
        </w:rPr>
      </w:pPr>
      <w:r w:rsidRPr="736696EE">
        <w:rPr>
          <w:sz w:val="20"/>
        </w:rPr>
        <w:t xml:space="preserve">the owner of the land or other person in anticipation of becoming the owner of the land, the responsible authority and Greater Geelong City Council (where Council is not otherwise the responsible authority) must enter into an agreement under Section 173 of the </w:t>
      </w:r>
      <w:r w:rsidRPr="736696EE">
        <w:rPr>
          <w:i/>
          <w:iCs/>
          <w:sz w:val="20"/>
        </w:rPr>
        <w:t>Planning and Environment Act 1987</w:t>
      </w:r>
      <w:r w:rsidRPr="736696EE">
        <w:rPr>
          <w:sz w:val="20"/>
        </w:rPr>
        <w:t xml:space="preserve"> to implement the findings and recommendations of the Conservation Area Management Plan.</w:t>
      </w:r>
    </w:p>
    <w:p w:rsidR="00D02DA8" w:rsidRPr="004A5C6A" w:rsidP="00D02DA8" w14:paraId="407E3204" w14:textId="6BB51603">
      <w:pPr>
        <w:spacing w:after="120"/>
        <w:ind w:left="1435"/>
        <w:rPr>
          <w:ins w:id="416" w:author="DTP" w:date="2026-05-08T14:28:00Z"/>
          <w:sz w:val="20"/>
        </w:rPr>
      </w:pPr>
      <w:ins w:id="417" w:author="DTP" w:date="2026-05-08T14:28:00Z">
        <w:r>
          <w:rPr>
            <w:sz w:val="20"/>
          </w:rPr>
          <w:t xml:space="preserve">In deciding whether the Conservation Area Management Plan is satisfactory, the responsible authority must consider the views of </w:t>
        </w:r>
      </w:ins>
      <w:ins w:id="418" w:author="DTP" w:date="2026-05-08T14:29:00Z">
        <w:r w:rsidR="009E42B6">
          <w:rPr>
            <w:sz w:val="20"/>
          </w:rPr>
          <w:t xml:space="preserve">the Department of Energy, Environment and Climate Action and </w:t>
        </w:r>
      </w:ins>
      <w:ins w:id="419" w:author="DTP" w:date="2026-05-08T14:28:00Z">
        <w:r>
          <w:rPr>
            <w:sz w:val="20"/>
          </w:rPr>
          <w:t xml:space="preserve">Parks </w:t>
        </w:r>
      </w:ins>
      <w:commentRangeStart w:id="420"/>
      <w:ins w:id="421" w:author="DTP" w:date="2026-05-08T14:28:00Z">
        <w:r>
          <w:rPr>
            <w:sz w:val="20"/>
          </w:rPr>
          <w:t>Victoria</w:t>
        </w:r>
      </w:ins>
      <w:commentRangeEnd w:id="420"/>
      <w:ins w:id="422" w:author="DTP" w:date="2026-05-08T16:43:00Z">
        <w:r w:rsidR="00FC57CF">
          <w:rPr>
            <w:rStyle w:val="CommentReference"/>
            <w:sz w:val="20"/>
            <w:szCs w:val="20"/>
          </w:rPr>
          <w:commentReference w:id="420"/>
        </w:r>
      </w:ins>
      <w:ins w:id="423" w:author="DTP" w:date="2026-05-11T11:03:00Z">
        <w:r w:rsidR="008D28C0">
          <w:rPr>
            <w:sz w:val="20"/>
          </w:rPr>
          <w:t>,</w:t>
        </w:r>
      </w:ins>
      <w:ins w:id="424" w:author="DTP" w:date="2026-05-11T10:08:00Z">
        <w:r w:rsidR="00B12070">
          <w:rPr>
            <w:sz w:val="20"/>
          </w:rPr>
          <w:t xml:space="preserve"> as appropriate</w:t>
        </w:r>
      </w:ins>
      <w:ins w:id="425" w:author="DTP" w:date="2026-05-08T14:28:00Z">
        <w:r>
          <w:rPr>
            <w:sz w:val="20"/>
          </w:rPr>
          <w:t>.</w:t>
        </w:r>
      </w:ins>
    </w:p>
    <w:p w:rsidR="00D96F66" w:rsidP="00D96F66" w14:paraId="5D8E69DC" w14:textId="7C2F798F">
      <w:pPr>
        <w:pStyle w:val="ListParagraph"/>
        <w:numPr>
          <w:ilvl w:val="1"/>
          <w:numId w:val="23"/>
        </w:numPr>
        <w:spacing w:after="120"/>
        <w:ind w:left="1491" w:hanging="357"/>
        <w:contextualSpacing w:val="0"/>
        <w:rPr>
          <w:ins w:id="426" w:author="Hall &amp; Wilcox" w:date="2026-05-15T17:34:00Z"/>
          <w:sz w:val="20"/>
        </w:rPr>
      </w:pPr>
      <w:ins w:id="427" w:author="Hall &amp; Wilcox" w:date="2026-05-15T17:34:00Z">
        <w:r w:rsidRPr="736696EE">
          <w:rPr>
            <w:sz w:val="20"/>
          </w:rPr>
          <w:t xml:space="preserve">An </w:t>
        </w:r>
      </w:ins>
      <w:ins w:id="428" w:author="Hall &amp; Wilcox" w:date="2026-05-15T17:34:00Z">
        <w:r w:rsidRPr="006E6C7A">
          <w:rPr>
            <w:b/>
            <w:bCs/>
            <w:sz w:val="20"/>
          </w:rPr>
          <w:t>Investigation and Risk Assessment</w:t>
        </w:r>
      </w:ins>
      <w:ins w:id="429" w:author="Hall &amp; Wilcox" w:date="2026-05-15T17:34:00Z">
        <w:r w:rsidRPr="736696EE">
          <w:rPr>
            <w:b/>
            <w:bCs/>
            <w:sz w:val="20"/>
          </w:rPr>
          <w:t xml:space="preserve"> </w:t>
        </w:r>
      </w:ins>
      <w:ins w:id="430" w:author="Hall &amp; Wilcox" w:date="2026-05-15T17:34:00Z">
        <w:r w:rsidRPr="736696EE">
          <w:rPr>
            <w:sz w:val="20"/>
          </w:rPr>
          <w:t xml:space="preserve">prepared to the satisfaction of the responsible authority </w:t>
        </w:r>
      </w:ins>
      <w:ins w:id="431" w:author="Hall &amp; Wilcox" w:date="2026-05-18T13:51:00Z">
        <w:r w:rsidR="00CA2459">
          <w:rPr>
            <w:sz w:val="20"/>
          </w:rPr>
          <w:t xml:space="preserve">and </w:t>
        </w:r>
      </w:ins>
      <w:ins w:id="432" w:author="Hall &amp; Wilcox" w:date="2026-05-15T17:34:00Z">
        <w:r w:rsidRPr="736696EE">
          <w:rPr>
            <w:sz w:val="20"/>
          </w:rPr>
          <w:t>Greater Geelong City Council, which:</w:t>
        </w:r>
      </w:ins>
    </w:p>
    <w:p w:rsidR="00D96F66" w:rsidRPr="006E6C7A" w:rsidP="00D96F66" w14:paraId="3B7FFD81" w14:textId="77777777">
      <w:pPr>
        <w:pStyle w:val="ListParagraph"/>
        <w:numPr>
          <w:ilvl w:val="2"/>
          <w:numId w:val="23"/>
        </w:numPr>
        <w:spacing w:after="120" w:line="259" w:lineRule="auto"/>
        <w:rPr>
          <w:ins w:id="433" w:author="Hall &amp; Wilcox" w:date="2026-05-15T17:34:00Z"/>
          <w:sz w:val="20"/>
        </w:rPr>
      </w:pPr>
      <w:ins w:id="434" w:author="Hall &amp; Wilcox" w:date="2026-05-15T17:34:00Z">
        <w:r w:rsidRPr="006E6C7A">
          <w:rPr>
            <w:sz w:val="20"/>
          </w:rPr>
          <w:t>Considers the findings of the Biodiversity Assessment.</w:t>
        </w:r>
      </w:ins>
    </w:p>
    <w:p w:rsidR="00D96F66" w:rsidRPr="006E6C7A" w:rsidP="00D96F66" w14:paraId="382D1CE0" w14:textId="77777777">
      <w:pPr>
        <w:pStyle w:val="ListParagraph"/>
        <w:numPr>
          <w:ilvl w:val="2"/>
          <w:numId w:val="23"/>
        </w:numPr>
        <w:spacing w:after="120" w:line="259" w:lineRule="auto"/>
        <w:rPr>
          <w:ins w:id="435" w:author="Hall &amp; Wilcox" w:date="2026-05-15T17:34:00Z"/>
          <w:sz w:val="20"/>
        </w:rPr>
      </w:pPr>
      <w:ins w:id="436" w:author="Hall &amp; Wilcox" w:date="2026-05-15T17:34:00Z">
        <w:r w:rsidRPr="006E6C7A">
          <w:rPr>
            <w:sz w:val="20"/>
          </w:rPr>
          <w:t xml:space="preserve">Establishes a Limit of Acceptable Change (LAC) for the precinct, Avalon Coastal Reserve and Ramsar Wetland. The LAC/s should be refined and have regard to any applicable </w:t>
        </w:r>
      </w:ins>
      <w:ins w:id="437" w:author="Hall &amp; Wilcox" w:date="2026-05-15T17:34:00Z">
        <w:r w:rsidRPr="006E6C7A">
          <w:rPr>
            <w:i/>
            <w:iCs/>
            <w:sz w:val="20"/>
          </w:rPr>
          <w:t xml:space="preserve">Environmental Reference Standard </w:t>
        </w:r>
      </w:ins>
      <w:ins w:id="438" w:author="Hall &amp; Wilcox" w:date="2026-05-15T17:34:00Z">
        <w:r w:rsidRPr="006E6C7A">
          <w:rPr>
            <w:sz w:val="20"/>
          </w:rPr>
          <w:t xml:space="preserve">and any defined Limits of Acceptable Change which are refined having regard to the </w:t>
        </w:r>
      </w:ins>
      <w:ins w:id="439" w:author="Hall &amp; Wilcox" w:date="2026-05-15T17:34:00Z">
        <w:r w:rsidRPr="006E6C7A">
          <w:rPr>
            <w:i/>
            <w:iCs/>
            <w:sz w:val="20"/>
          </w:rPr>
          <w:t xml:space="preserve">Port Phillip Bay (Western Shoreline) &amp; Bellarine Peninsular Ramsar Site Ecological Character Description </w:t>
        </w:r>
      </w:ins>
      <w:ins w:id="440" w:author="Hall &amp; Wilcox" w:date="2026-05-15T17:34:00Z">
        <w:r w:rsidRPr="006E6C7A">
          <w:rPr>
            <w:sz w:val="20"/>
          </w:rPr>
          <w:t>(DELWP, 2020), including future climate conditions.</w:t>
        </w:r>
      </w:ins>
    </w:p>
    <w:p w:rsidR="00D96F66" w:rsidRPr="00D96F66" w:rsidP="00D96F66" w14:paraId="660A2E2C" w14:textId="53DA6592">
      <w:pPr>
        <w:pStyle w:val="ListParagraph"/>
        <w:numPr>
          <w:ilvl w:val="2"/>
          <w:numId w:val="23"/>
        </w:numPr>
        <w:spacing w:after="120" w:line="259" w:lineRule="auto"/>
        <w:rPr>
          <w:ins w:id="441" w:author="Hall &amp; Wilcox" w:date="2026-05-15T17:34:00Z"/>
          <w:sz w:val="20"/>
        </w:rPr>
      </w:pPr>
      <w:ins w:id="442" w:author="Hall &amp; Wilcox" w:date="2026-05-15T17:34:00Z">
        <w:r w:rsidRPr="006E6C7A">
          <w:rPr>
            <w:sz w:val="20"/>
          </w:rPr>
          <w:t xml:space="preserve">Considers </w:t>
        </w:r>
      </w:ins>
      <w:ins w:id="443" w:author="Hall &amp; Wilcox" w:date="2026-05-15T17:34:00Z">
        <w:r w:rsidRPr="736696EE">
          <w:rPr>
            <w:sz w:val="20"/>
          </w:rPr>
          <w:t>the impact of the proposed works on environmental values of the receiving waters, Avalon Coastal Reserve and Ramsar wetland values, particularly seagrass. This may include consideration of the advice in</w:t>
        </w:r>
      </w:ins>
      <w:ins w:id="444" w:author="Hall &amp; Wilcox" w:date="2026-05-18T13:20:00Z">
        <w:r w:rsidR="002E70C3">
          <w:rPr>
            <w:sz w:val="20"/>
          </w:rPr>
          <w:t xml:space="preserve"> the Biodiversity Assessment and the e</w:t>
        </w:r>
      </w:ins>
      <w:ins w:id="445" w:author="Hall &amp; Wilcox" w:date="2026-05-15T17:34:00Z">
        <w:r w:rsidRPr="736696EE">
          <w:rPr>
            <w:sz w:val="20"/>
          </w:rPr>
          <w:t>stablishment of an ecological baseline for the area to understand the localised limits of acceptable change, adaptive management principles and monitoring requirements.</w:t>
        </w:r>
      </w:ins>
    </w:p>
    <w:p w:rsidR="00752755" w:rsidRPr="00141080" w:rsidP="009B07D1" w14:paraId="4CDF0F92" w14:textId="5635B915">
      <w:pPr>
        <w:pStyle w:val="ListParagraph"/>
        <w:numPr>
          <w:ilvl w:val="1"/>
          <w:numId w:val="23"/>
        </w:numPr>
        <w:spacing w:after="120"/>
        <w:ind w:left="1491" w:hanging="357"/>
        <w:contextualSpacing w:val="0"/>
        <w:rPr>
          <w:szCs w:val="24"/>
        </w:rPr>
      </w:pPr>
      <w:r w:rsidRPr="67A8E0C2">
        <w:rPr>
          <w:sz w:val="20"/>
        </w:rPr>
        <w:t xml:space="preserve">An </w:t>
      </w:r>
      <w:r w:rsidRPr="67A8E0C2">
        <w:rPr>
          <w:b/>
          <w:sz w:val="20"/>
        </w:rPr>
        <w:t>Integrated Transport Management Plan</w:t>
      </w:r>
      <w:r w:rsidRPr="67A8E0C2" w:rsidR="00C16553">
        <w:rPr>
          <w:sz w:val="20"/>
        </w:rPr>
        <w:t xml:space="preserve"> </w:t>
      </w:r>
      <w:r w:rsidRPr="67A8E0C2">
        <w:rPr>
          <w:sz w:val="20"/>
        </w:rPr>
        <w:t>that includes:</w:t>
      </w:r>
    </w:p>
    <w:p w:rsidR="005201CB" w:rsidRPr="00177267" w:rsidP="001B107C" w14:paraId="1C71807E" w14:textId="5EE6A2E7">
      <w:pPr>
        <w:pStyle w:val="ListParagraph"/>
        <w:numPr>
          <w:ilvl w:val="0"/>
          <w:numId w:val="38"/>
        </w:numPr>
        <w:spacing w:after="120"/>
        <w:ind w:left="1843" w:hanging="284"/>
        <w:contextualSpacing w:val="0"/>
        <w:rPr>
          <w:sz w:val="20"/>
        </w:rPr>
      </w:pPr>
      <w:r w:rsidRPr="67A8E0C2">
        <w:rPr>
          <w:sz w:val="20"/>
        </w:rPr>
        <w:t>An assessment of traffic generation and the impact on the adjoining road network, including consideration of impacts to the State transport system</w:t>
      </w:r>
      <w:r w:rsidRPr="67A8E0C2" w:rsidR="29EA354C">
        <w:rPr>
          <w:sz w:val="20"/>
        </w:rPr>
        <w:t>, Avalon Airport Master Plan 2015 (or subsequent version) and development of the north precinct</w:t>
      </w:r>
      <w:r w:rsidRPr="67A8E0C2">
        <w:rPr>
          <w:sz w:val="20"/>
        </w:rPr>
        <w:t>.</w:t>
      </w:r>
    </w:p>
    <w:p w:rsidR="005201CB" w:rsidRPr="00177267" w:rsidP="00177267" w14:paraId="495B2330" w14:textId="695DF017">
      <w:pPr>
        <w:pStyle w:val="ListParagraph"/>
        <w:numPr>
          <w:ilvl w:val="0"/>
          <w:numId w:val="38"/>
        </w:numPr>
        <w:spacing w:after="120"/>
        <w:ind w:left="1843" w:hanging="283"/>
        <w:contextualSpacing w:val="0"/>
        <w:rPr>
          <w:sz w:val="20"/>
          <w:szCs w:val="16"/>
        </w:rPr>
      </w:pPr>
      <w:r w:rsidRPr="00177267">
        <w:rPr>
          <w:sz w:val="20"/>
          <w:szCs w:val="16"/>
        </w:rPr>
        <w:t>Identification of any upgrade work required on the adjoining road network, including the State transport system, including the staging of any works.</w:t>
      </w:r>
    </w:p>
    <w:p w:rsidR="005201CB" w:rsidRPr="00177267" w:rsidP="00177267" w14:paraId="4861B1DE" w14:textId="6717B6E7">
      <w:pPr>
        <w:pStyle w:val="ListParagraph"/>
        <w:numPr>
          <w:ilvl w:val="0"/>
          <w:numId w:val="38"/>
        </w:numPr>
        <w:spacing w:after="120"/>
        <w:ind w:left="1843" w:hanging="283"/>
        <w:contextualSpacing w:val="0"/>
        <w:rPr>
          <w:sz w:val="20"/>
          <w:szCs w:val="16"/>
        </w:rPr>
      </w:pPr>
      <w:r>
        <w:rPr>
          <w:sz w:val="20"/>
        </w:rPr>
        <w:t xml:space="preserve">Typical  road </w:t>
      </w:r>
      <w:r w:rsidRPr="67A8E0C2">
        <w:rPr>
          <w:sz w:val="20"/>
        </w:rPr>
        <w:t>cross-sections, showing all proposed new or upgraded intersections, crossovers and street frontages.</w:t>
      </w:r>
    </w:p>
    <w:p w:rsidR="005201CB" w:rsidRPr="00177267" w:rsidP="00177267" w14:paraId="4219E295" w14:textId="427B8B3D">
      <w:pPr>
        <w:pStyle w:val="ListParagraph"/>
        <w:numPr>
          <w:ilvl w:val="0"/>
          <w:numId w:val="38"/>
        </w:numPr>
        <w:spacing w:after="120"/>
        <w:ind w:left="1843" w:hanging="283"/>
        <w:contextualSpacing w:val="0"/>
        <w:rPr>
          <w:sz w:val="20"/>
          <w:szCs w:val="16"/>
        </w:rPr>
      </w:pPr>
      <w:r w:rsidRPr="00177267">
        <w:rPr>
          <w:sz w:val="20"/>
          <w:szCs w:val="16"/>
        </w:rPr>
        <w:t>Identification of a bus capable road network including integration with the broader public transport network.</w:t>
      </w:r>
    </w:p>
    <w:p w:rsidR="005201CB" w:rsidP="00177267" w14:paraId="76163DDA" w14:textId="49CAE310">
      <w:pPr>
        <w:pStyle w:val="ListParagraph"/>
        <w:numPr>
          <w:ilvl w:val="0"/>
          <w:numId w:val="38"/>
        </w:numPr>
        <w:spacing w:after="120"/>
        <w:ind w:left="1843" w:hanging="283"/>
        <w:contextualSpacing w:val="0"/>
        <w:rPr>
          <w:ins w:id="446" w:author="DTP" w:date="2026-05-08T14:29:00Z"/>
          <w:sz w:val="20"/>
          <w:szCs w:val="16"/>
        </w:rPr>
      </w:pPr>
      <w:r w:rsidRPr="00177267">
        <w:rPr>
          <w:sz w:val="20"/>
          <w:szCs w:val="16"/>
        </w:rPr>
        <w:t xml:space="preserve">Identification of </w:t>
      </w:r>
      <w:r w:rsidR="00D24332">
        <w:rPr>
          <w:sz w:val="20"/>
          <w:szCs w:val="16"/>
        </w:rPr>
        <w:t>an</w:t>
      </w:r>
      <w:r w:rsidRPr="00177267">
        <w:rPr>
          <w:sz w:val="20"/>
          <w:szCs w:val="16"/>
        </w:rPr>
        <w:t xml:space="preserve"> active transport network including pedestrian and cycling links</w:t>
      </w:r>
      <w:r w:rsidR="001A330F">
        <w:rPr>
          <w:sz w:val="20"/>
          <w:szCs w:val="16"/>
        </w:rPr>
        <w:t xml:space="preserve"> (including the Strategic Cycling Corridor)</w:t>
      </w:r>
      <w:r w:rsidRPr="00177267">
        <w:rPr>
          <w:sz w:val="20"/>
          <w:szCs w:val="16"/>
        </w:rPr>
        <w:t xml:space="preserve"> </w:t>
      </w:r>
      <w:r w:rsidR="00D24332">
        <w:rPr>
          <w:sz w:val="20"/>
          <w:szCs w:val="16"/>
        </w:rPr>
        <w:t>where appropriate.</w:t>
      </w:r>
    </w:p>
    <w:p w:rsidR="009E42B6" w:rsidRPr="004A5C6A" w:rsidP="009E42B6" w14:paraId="4AA01330" w14:textId="79DA70DA">
      <w:pPr>
        <w:spacing w:after="120"/>
        <w:ind w:left="1435"/>
        <w:rPr>
          <w:ins w:id="447" w:author="DTP" w:date="2026-05-08T14:29:00Z"/>
          <w:sz w:val="20"/>
        </w:rPr>
      </w:pPr>
      <w:ins w:id="448" w:author="DTP" w:date="2026-05-08T14:29:00Z">
        <w:r>
          <w:rPr>
            <w:sz w:val="20"/>
          </w:rPr>
          <w:t>In deciding whether the Integrated Transport Management Plan is satisfactory, the responsible authority must consider the views of</w:t>
        </w:r>
      </w:ins>
      <w:ins w:id="449" w:author="DTP" w:date="2026-05-08T14:35:00Z">
        <w:r w:rsidR="00F60B20">
          <w:rPr>
            <w:sz w:val="20"/>
          </w:rPr>
          <w:t xml:space="preserve"> Greater Geelong City Council and</w:t>
        </w:r>
      </w:ins>
      <w:ins w:id="450" w:author="DTP" w:date="2026-05-08T14:29:00Z">
        <w:r>
          <w:rPr>
            <w:sz w:val="20"/>
          </w:rPr>
          <w:t xml:space="preserve"> </w:t>
        </w:r>
      </w:ins>
      <w:ins w:id="451" w:author="DTP" w:date="2026-05-08T14:30:00Z">
        <w:r>
          <w:rPr>
            <w:sz w:val="20"/>
          </w:rPr>
          <w:t xml:space="preserve">Head, Transport for </w:t>
        </w:r>
      </w:ins>
      <w:commentRangeStart w:id="452"/>
      <w:ins w:id="453" w:author="DTP" w:date="2026-05-08T14:30:00Z">
        <w:r>
          <w:rPr>
            <w:sz w:val="20"/>
          </w:rPr>
          <w:t>Victoria</w:t>
        </w:r>
      </w:ins>
      <w:commentRangeEnd w:id="452"/>
      <w:ins w:id="454" w:author="DTP" w:date="2026-05-08T16:43:00Z">
        <w:r w:rsidR="00FC57CF">
          <w:rPr>
            <w:rStyle w:val="CommentReference"/>
            <w:sz w:val="20"/>
            <w:szCs w:val="20"/>
          </w:rPr>
          <w:commentReference w:id="452"/>
        </w:r>
      </w:ins>
      <w:ins w:id="455" w:author="DTP" w:date="2026-05-08T14:29:00Z">
        <w:r>
          <w:rPr>
            <w:sz w:val="20"/>
          </w:rPr>
          <w:t>.</w:t>
        </w:r>
      </w:ins>
    </w:p>
    <w:p w:rsidR="00D21715" w:rsidRPr="003F2A12" w:rsidP="009B07D1" w14:paraId="00D6C611" w14:textId="1D2F3DBC">
      <w:pPr>
        <w:pStyle w:val="ListParagraph"/>
        <w:numPr>
          <w:ilvl w:val="1"/>
          <w:numId w:val="23"/>
        </w:numPr>
        <w:spacing w:after="120"/>
        <w:ind w:left="1491" w:hanging="357"/>
        <w:contextualSpacing w:val="0"/>
        <w:rPr>
          <w:sz w:val="20"/>
        </w:rPr>
      </w:pPr>
      <w:r w:rsidRPr="003F2A12">
        <w:rPr>
          <w:sz w:val="20"/>
        </w:rPr>
        <w:t xml:space="preserve">A </w:t>
      </w:r>
      <w:ins w:id="456" w:author="Hall &amp; Wilcox" w:date="2026-05-15T17:34:00Z">
        <w:r w:rsidR="00D96F66">
          <w:rPr>
            <w:sz w:val="20"/>
          </w:rPr>
          <w:t xml:space="preserve">precinct wide </w:t>
        </w:r>
      </w:ins>
      <w:r w:rsidRPr="003F2A12">
        <w:rPr>
          <w:b/>
          <w:sz w:val="20"/>
        </w:rPr>
        <w:t>Staging Plan</w:t>
      </w:r>
      <w:r w:rsidRPr="003F2A12">
        <w:rPr>
          <w:b/>
          <w:sz w:val="20"/>
        </w:rPr>
        <w:t xml:space="preserve"> </w:t>
      </w:r>
      <w:r w:rsidRPr="003F2A12">
        <w:rPr>
          <w:sz w:val="20"/>
        </w:rPr>
        <w:t>that includes:</w:t>
      </w:r>
    </w:p>
    <w:p w:rsidR="001C3E4B" w:rsidP="009B07D1" w14:paraId="68E0F246" w14:textId="039F8329">
      <w:pPr>
        <w:pStyle w:val="ListParagraph"/>
        <w:numPr>
          <w:ilvl w:val="0"/>
          <w:numId w:val="38"/>
        </w:numPr>
        <w:spacing w:after="120"/>
        <w:ind w:left="1843" w:hanging="284"/>
        <w:contextualSpacing w:val="0"/>
        <w:rPr>
          <w:sz w:val="20"/>
        </w:rPr>
      </w:pPr>
      <w:r>
        <w:rPr>
          <w:sz w:val="20"/>
        </w:rPr>
        <w:t>Indicative staging of infrastructure, services, and future development</w:t>
      </w:r>
      <w:r w:rsidR="008B513B">
        <w:rPr>
          <w:sz w:val="20"/>
        </w:rPr>
        <w:t xml:space="preserve"> and/or subdivision.</w:t>
      </w:r>
    </w:p>
    <w:p w:rsidR="008B513B" w:rsidP="009B07D1" w14:paraId="2908F833" w14:textId="2CD2592A">
      <w:pPr>
        <w:pStyle w:val="ListParagraph"/>
        <w:numPr>
          <w:ilvl w:val="0"/>
          <w:numId w:val="38"/>
        </w:numPr>
        <w:spacing w:after="120"/>
        <w:ind w:left="1843" w:hanging="284"/>
        <w:contextualSpacing w:val="0"/>
        <w:rPr>
          <w:sz w:val="20"/>
        </w:rPr>
      </w:pPr>
      <w:r>
        <w:rPr>
          <w:sz w:val="20"/>
        </w:rPr>
        <w:t xml:space="preserve">Proposed roads, intersections and drainage </w:t>
      </w:r>
      <w:r w:rsidR="0001411F">
        <w:rPr>
          <w:sz w:val="20"/>
        </w:rPr>
        <w:t xml:space="preserve">infrastructure. </w:t>
      </w:r>
    </w:p>
    <w:p w:rsidR="00EB7C7A" w:rsidRPr="003F0A11" w:rsidP="009B07D1" w14:paraId="3EC6D4F2" w14:textId="36D22F77">
      <w:pPr>
        <w:pStyle w:val="ListParagraph"/>
        <w:numPr>
          <w:ilvl w:val="1"/>
          <w:numId w:val="23"/>
        </w:numPr>
        <w:spacing w:after="120"/>
        <w:ind w:left="1491" w:hanging="357"/>
        <w:contextualSpacing w:val="0"/>
        <w:rPr>
          <w:sz w:val="20"/>
        </w:rPr>
      </w:pPr>
      <w:r w:rsidRPr="0DAEBE2B">
        <w:rPr>
          <w:sz w:val="20"/>
        </w:rPr>
        <w:t>A precinct wide</w:t>
      </w:r>
      <w:r w:rsidRPr="0DAEBE2B" w:rsidR="003F0A11">
        <w:rPr>
          <w:sz w:val="20"/>
        </w:rPr>
        <w:t xml:space="preserve"> </w:t>
      </w:r>
      <w:r w:rsidRPr="0DAEBE2B" w:rsidR="003F0A11">
        <w:rPr>
          <w:b/>
          <w:sz w:val="20"/>
        </w:rPr>
        <w:t>Coastal Acid Sul</w:t>
      </w:r>
      <w:r w:rsidRPr="0DAEBE2B" w:rsidR="00B27702">
        <w:rPr>
          <w:b/>
          <w:sz w:val="20"/>
        </w:rPr>
        <w:t>f</w:t>
      </w:r>
      <w:r w:rsidRPr="0DAEBE2B" w:rsidR="003F0A11">
        <w:rPr>
          <w:b/>
          <w:sz w:val="20"/>
        </w:rPr>
        <w:t xml:space="preserve">ate Soil </w:t>
      </w:r>
      <w:r w:rsidR="00955F32">
        <w:rPr>
          <w:b/>
          <w:sz w:val="20"/>
        </w:rPr>
        <w:t>Assessment</w:t>
      </w:r>
      <w:r w:rsidRPr="0DAEBE2B" w:rsidR="003F0A11">
        <w:rPr>
          <w:sz w:val="20"/>
        </w:rPr>
        <w:t xml:space="preserve"> (CASS</w:t>
      </w:r>
      <w:r w:rsidR="00125611">
        <w:rPr>
          <w:sz w:val="20"/>
        </w:rPr>
        <w:t>A</w:t>
      </w:r>
      <w:r w:rsidRPr="0DAEBE2B" w:rsidR="003F0A11">
        <w:rPr>
          <w:sz w:val="20"/>
        </w:rPr>
        <w:t>) be prepared by a suitably qualified and experienced practitioner</w:t>
      </w:r>
      <w:r w:rsidR="009A250E">
        <w:rPr>
          <w:sz w:val="20"/>
        </w:rPr>
        <w:t xml:space="preserve">. </w:t>
      </w:r>
      <w:r w:rsidRPr="0DAEBE2B" w:rsidR="003F0A11">
        <w:rPr>
          <w:sz w:val="20"/>
        </w:rPr>
        <w:t>The CASS</w:t>
      </w:r>
      <w:r w:rsidR="007059A6">
        <w:rPr>
          <w:sz w:val="20"/>
        </w:rPr>
        <w:t>A</w:t>
      </w:r>
      <w:r w:rsidRPr="0DAEBE2B" w:rsidR="003F0A11">
        <w:rPr>
          <w:sz w:val="20"/>
        </w:rPr>
        <w:t xml:space="preserve"> should</w:t>
      </w:r>
      <w:r w:rsidRPr="0DAEBE2B">
        <w:rPr>
          <w:sz w:val="20"/>
        </w:rPr>
        <w:t xml:space="preserve">: </w:t>
      </w:r>
    </w:p>
    <w:p w:rsidR="009717BE" w:rsidP="00EB7C7A" w14:paraId="76C1DBAA" w14:textId="4C073F52">
      <w:pPr>
        <w:pStyle w:val="ListParagraph"/>
        <w:numPr>
          <w:ilvl w:val="0"/>
          <w:numId w:val="39"/>
        </w:numPr>
        <w:spacing w:after="120"/>
        <w:ind w:left="1843" w:hanging="283"/>
        <w:contextualSpacing w:val="0"/>
        <w:rPr>
          <w:sz w:val="20"/>
          <w:szCs w:val="16"/>
        </w:rPr>
      </w:pPr>
      <w:r>
        <w:rPr>
          <w:sz w:val="20"/>
          <w:szCs w:val="16"/>
        </w:rPr>
        <w:t>Identify and map CASS present in the precinct, and</w:t>
      </w:r>
    </w:p>
    <w:p w:rsidR="00EB7C7A" w:rsidP="00EB7C7A" w14:paraId="6CE424AC" w14:textId="48512798">
      <w:pPr>
        <w:pStyle w:val="ListParagraph"/>
        <w:numPr>
          <w:ilvl w:val="0"/>
          <w:numId w:val="39"/>
        </w:numPr>
        <w:spacing w:after="120"/>
        <w:ind w:left="1843" w:hanging="283"/>
        <w:contextualSpacing w:val="0"/>
        <w:rPr>
          <w:sz w:val="20"/>
          <w:szCs w:val="16"/>
        </w:rPr>
      </w:pPr>
      <w:r>
        <w:rPr>
          <w:sz w:val="20"/>
          <w:szCs w:val="16"/>
        </w:rPr>
        <w:t>Provide a</w:t>
      </w:r>
      <w:r w:rsidRPr="00B10A8F" w:rsidR="00B10A8F">
        <w:rPr>
          <w:sz w:val="20"/>
          <w:szCs w:val="16"/>
        </w:rPr>
        <w:t xml:space="preserve">n overview of the physical characteristics and environmental attributes of the </w:t>
      </w:r>
      <w:r>
        <w:rPr>
          <w:sz w:val="20"/>
          <w:szCs w:val="16"/>
        </w:rPr>
        <w:t>precinct as relevant to CASS including if geomorphic indictors of CASS are present</w:t>
      </w:r>
      <w:r>
        <w:rPr>
          <w:sz w:val="20"/>
          <w:szCs w:val="16"/>
        </w:rPr>
        <w:t>.</w:t>
      </w:r>
    </w:p>
    <w:p w:rsidR="00CF47B5" w:rsidRPr="007462F5" w:rsidP="009B07D1" w14:paraId="21077C35" w14:textId="09F82839">
      <w:pPr>
        <w:pStyle w:val="ListParagraph"/>
        <w:numPr>
          <w:ilvl w:val="1"/>
          <w:numId w:val="23"/>
        </w:numPr>
        <w:spacing w:after="120"/>
        <w:ind w:left="1491" w:hanging="357"/>
        <w:contextualSpacing w:val="0"/>
        <w:rPr>
          <w:sz w:val="20"/>
        </w:rPr>
      </w:pPr>
      <w:r w:rsidRPr="0DAEBE2B">
        <w:rPr>
          <w:sz w:val="20"/>
        </w:rPr>
        <w:t>A</w:t>
      </w:r>
      <w:r w:rsidRPr="0DAEBE2B" w:rsidR="00CA597F">
        <w:rPr>
          <w:sz w:val="20"/>
        </w:rPr>
        <w:t xml:space="preserve"> precinct wide</w:t>
      </w:r>
      <w:r w:rsidRPr="0DAEBE2B">
        <w:rPr>
          <w:sz w:val="20"/>
        </w:rPr>
        <w:t xml:space="preserve"> </w:t>
      </w:r>
      <w:r w:rsidRPr="0DAEBE2B" w:rsidR="003A6195">
        <w:rPr>
          <w:b/>
          <w:sz w:val="20"/>
        </w:rPr>
        <w:t>Sodic and Dispersive Soils Assessment</w:t>
      </w:r>
      <w:r w:rsidR="00B6159C">
        <w:rPr>
          <w:b/>
          <w:sz w:val="20"/>
        </w:rPr>
        <w:t xml:space="preserve"> </w:t>
      </w:r>
      <w:r w:rsidRPr="0DAEBE2B" w:rsidR="003269BA">
        <w:rPr>
          <w:sz w:val="20"/>
        </w:rPr>
        <w:t>prepared</w:t>
      </w:r>
      <w:r w:rsidRPr="0DAEBE2B" w:rsidR="000548E2">
        <w:rPr>
          <w:sz w:val="20"/>
        </w:rPr>
        <w:t xml:space="preserve"> by a suitably qualified and experienced</w:t>
      </w:r>
      <w:r w:rsidR="00B6159C">
        <w:rPr>
          <w:sz w:val="20"/>
        </w:rPr>
        <w:t xml:space="preserve"> professional</w:t>
      </w:r>
      <w:r w:rsidRPr="0DAEBE2B" w:rsidR="000548E2">
        <w:rPr>
          <w:sz w:val="20"/>
        </w:rPr>
        <w:t xml:space="preserve"> that includes:</w:t>
      </w:r>
      <w:r w:rsidRPr="0DAEBE2B" w:rsidR="003269BA">
        <w:rPr>
          <w:sz w:val="20"/>
        </w:rPr>
        <w:t xml:space="preserve"> </w:t>
      </w:r>
    </w:p>
    <w:p w:rsidR="000D16BD" w:rsidP="00673B73" w14:paraId="5DDBC6C1" w14:textId="77777777">
      <w:pPr>
        <w:pStyle w:val="ListParagraph"/>
        <w:numPr>
          <w:ilvl w:val="0"/>
          <w:numId w:val="39"/>
        </w:numPr>
        <w:spacing w:after="120"/>
        <w:ind w:left="1843" w:hanging="283"/>
        <w:contextualSpacing w:val="0"/>
        <w:rPr>
          <w:sz w:val="20"/>
          <w:szCs w:val="16"/>
        </w:rPr>
      </w:pPr>
      <w:r w:rsidRPr="000D16BD">
        <w:rPr>
          <w:sz w:val="20"/>
          <w:szCs w:val="16"/>
        </w:rPr>
        <w:t>Assessment of existing site conditions (topsoils and sub-soils), including assessment of the extent of sodic and dispersive soils (including laboratory analysis of Exchangeable Sodium Percentage and soil dispersion). Sample locations should consider land gradient, erosion risk mapping, the extent of any existing erosion, landslip or other land degradation, potential surface water receptors and the proposed locations of surface water and stormwater features</w:t>
      </w:r>
      <w:r>
        <w:rPr>
          <w:sz w:val="20"/>
          <w:szCs w:val="16"/>
        </w:rPr>
        <w:t>.</w:t>
      </w:r>
    </w:p>
    <w:p w:rsidR="0098642D" w:rsidP="00673B73" w14:paraId="7993EDA8" w14:textId="77777777">
      <w:pPr>
        <w:pStyle w:val="ListParagraph"/>
        <w:numPr>
          <w:ilvl w:val="0"/>
          <w:numId w:val="39"/>
        </w:numPr>
        <w:spacing w:after="120"/>
        <w:ind w:left="1843" w:hanging="283"/>
        <w:contextualSpacing w:val="0"/>
        <w:rPr>
          <w:sz w:val="20"/>
          <w:szCs w:val="16"/>
        </w:rPr>
      </w:pPr>
      <w:r w:rsidRPr="004516D3">
        <w:rPr>
          <w:sz w:val="20"/>
          <w:szCs w:val="16"/>
        </w:rPr>
        <w:t>Assessment of soils collected from the soil profile, including from the anticipated depth of excavations/land disturbance</w:t>
      </w:r>
      <w:r>
        <w:rPr>
          <w:sz w:val="20"/>
          <w:szCs w:val="16"/>
        </w:rPr>
        <w:t>.</w:t>
      </w:r>
    </w:p>
    <w:p w:rsidR="00E67B31" w:rsidP="00673B73" w14:paraId="54BCE6DE" w14:textId="77777777">
      <w:pPr>
        <w:pStyle w:val="ListParagraph"/>
        <w:numPr>
          <w:ilvl w:val="0"/>
          <w:numId w:val="39"/>
        </w:numPr>
        <w:spacing w:after="120"/>
        <w:ind w:left="1843" w:hanging="283"/>
        <w:contextualSpacing w:val="0"/>
        <w:rPr>
          <w:sz w:val="20"/>
          <w:szCs w:val="16"/>
        </w:rPr>
      </w:pPr>
      <w:r w:rsidRPr="00E67B31">
        <w:rPr>
          <w:sz w:val="20"/>
          <w:szCs w:val="16"/>
        </w:rPr>
        <w:t>Soil assessment at a sufficient frequency to distinguish areas of low sodicity risk (if any) from areas that will require sodicity management and or further assessment</w:t>
      </w:r>
      <w:r>
        <w:rPr>
          <w:sz w:val="20"/>
          <w:szCs w:val="16"/>
        </w:rPr>
        <w:t>.</w:t>
      </w:r>
    </w:p>
    <w:p w:rsidR="00FC1295" w:rsidP="00673B73" w14:paraId="2D70065E" w14:textId="77777777">
      <w:pPr>
        <w:pStyle w:val="ListParagraph"/>
        <w:numPr>
          <w:ilvl w:val="0"/>
          <w:numId w:val="39"/>
        </w:numPr>
        <w:spacing w:after="120"/>
        <w:ind w:left="1843" w:hanging="283"/>
        <w:contextualSpacing w:val="0"/>
        <w:rPr>
          <w:sz w:val="20"/>
          <w:szCs w:val="16"/>
        </w:rPr>
      </w:pPr>
      <w:r w:rsidRPr="00FC1295">
        <w:rPr>
          <w:sz w:val="20"/>
          <w:szCs w:val="16"/>
        </w:rPr>
        <w:t>Presentation of site-specific data which links soil and landscape characteristics to the sodic soil risks and the potential for sub-surface erosion (sub-surface structure decline</w:t>
      </w:r>
      <w:r>
        <w:rPr>
          <w:sz w:val="20"/>
          <w:szCs w:val="16"/>
        </w:rPr>
        <w:t>).</w:t>
      </w:r>
    </w:p>
    <w:p w:rsidR="005914F1" w:rsidP="00673B73" w14:paraId="30A91190" w14:textId="7BE5B928">
      <w:pPr>
        <w:pStyle w:val="ListParagraph"/>
        <w:numPr>
          <w:ilvl w:val="0"/>
          <w:numId w:val="39"/>
        </w:numPr>
        <w:spacing w:after="120"/>
        <w:ind w:left="1843" w:hanging="283"/>
        <w:contextualSpacing w:val="0"/>
        <w:rPr>
          <w:ins w:id="457" w:author="DTP" w:date="2026-05-08T14:56:00Z"/>
          <w:sz w:val="20"/>
          <w:szCs w:val="16"/>
        </w:rPr>
      </w:pPr>
      <w:r w:rsidRPr="005914F1">
        <w:rPr>
          <w:sz w:val="20"/>
          <w:szCs w:val="16"/>
        </w:rPr>
        <w:t>Identification and assessment of risks of sodic and dispersive soils to the environment from proposed development activities (including but not limited to surface water and buildings and structures</w:t>
      </w:r>
      <w:r>
        <w:rPr>
          <w:sz w:val="20"/>
          <w:szCs w:val="16"/>
        </w:rPr>
        <w:t>).</w:t>
      </w:r>
    </w:p>
    <w:p w:rsidR="00890133" w:rsidRPr="00890133" w:rsidP="00890133" w14:paraId="1743EBB7" w14:textId="2D25F415">
      <w:pPr>
        <w:pStyle w:val="ListParagraph"/>
        <w:numPr>
          <w:ilvl w:val="0"/>
          <w:numId w:val="39"/>
        </w:numPr>
        <w:spacing w:after="120"/>
        <w:ind w:left="1843" w:hanging="283"/>
        <w:contextualSpacing w:val="0"/>
        <w:rPr>
          <w:sz w:val="20"/>
          <w:szCs w:val="16"/>
          <w:rPrChange w:id="458" w:author="DTP" w:date="2026-05-08T14:56:00Z">
            <w:rPr/>
          </w:rPrChange>
        </w:rPr>
      </w:pPr>
      <w:ins w:id="459" w:author="DTP" w:date="2026-05-08T14:56:00Z">
        <w:r>
          <w:rPr>
            <w:sz w:val="20"/>
            <w:szCs w:val="16"/>
          </w:rPr>
          <w:t>Identification of any areas</w:t>
        </w:r>
      </w:ins>
      <w:ins w:id="460" w:author="DTP" w:date="2026-05-08T14:56:00Z">
        <w:r w:rsidR="00C1676C">
          <w:rPr>
            <w:sz w:val="20"/>
            <w:szCs w:val="16"/>
          </w:rPr>
          <w:t xml:space="preserve"> within the precinct</w:t>
        </w:r>
      </w:ins>
      <w:ins w:id="461" w:author="DTP" w:date="2026-05-08T14:56:00Z">
        <w:r>
          <w:rPr>
            <w:sz w:val="20"/>
            <w:szCs w:val="16"/>
          </w:rPr>
          <w:t xml:space="preserve"> that require the preparation of a Sodic and Dispersive Soils Management Plan to be prepared at the planning permit </w:t>
        </w:r>
      </w:ins>
      <w:commentRangeStart w:id="462"/>
      <w:ins w:id="463" w:author="DTP" w:date="2026-05-08T14:56:00Z">
        <w:r>
          <w:rPr>
            <w:sz w:val="20"/>
            <w:szCs w:val="16"/>
          </w:rPr>
          <w:t>stage</w:t>
        </w:r>
      </w:ins>
      <w:commentRangeEnd w:id="462"/>
      <w:ins w:id="464" w:author="DTP" w:date="2026-05-08T16:43:00Z">
        <w:r w:rsidR="00FC57CF">
          <w:rPr>
            <w:rStyle w:val="CommentReference"/>
            <w:sz w:val="20"/>
          </w:rPr>
          <w:commentReference w:id="462"/>
        </w:r>
      </w:ins>
      <w:ins w:id="465" w:author="DTP" w:date="2026-05-08T14:56:00Z">
        <w:r>
          <w:rPr>
            <w:sz w:val="20"/>
            <w:szCs w:val="16"/>
          </w:rPr>
          <w:t xml:space="preserve">. </w:t>
        </w:r>
      </w:ins>
    </w:p>
    <w:p w:rsidR="006B7901" w:rsidRPr="004A781F" w:rsidP="006B7901" w14:paraId="630C2288" w14:textId="77777777">
      <w:pPr>
        <w:pStyle w:val="ListParagraph"/>
        <w:numPr>
          <w:ilvl w:val="0"/>
          <w:numId w:val="39"/>
        </w:numPr>
        <w:spacing w:after="120"/>
        <w:ind w:left="1843" w:hanging="283"/>
        <w:contextualSpacing w:val="0"/>
        <w:rPr>
          <w:sz w:val="20"/>
          <w:szCs w:val="16"/>
        </w:rPr>
      </w:pPr>
      <w:r w:rsidRPr="004A781F">
        <w:rPr>
          <w:sz w:val="20"/>
          <w:szCs w:val="16"/>
        </w:rPr>
        <w:t>Recommended approaches to minimise disturbance and or risks from sodic soils at the precinct scale, with consideration of:  </w:t>
      </w:r>
    </w:p>
    <w:p w:rsidR="006B7901" w:rsidRPr="004A781F" w:rsidP="009B07D1" w14:paraId="6395B610" w14:textId="77777777">
      <w:pPr>
        <w:pStyle w:val="ListParagraph"/>
        <w:numPr>
          <w:ilvl w:val="3"/>
          <w:numId w:val="36"/>
        </w:numPr>
        <w:spacing w:after="120"/>
        <w:contextualSpacing w:val="0"/>
        <w:rPr>
          <w:sz w:val="20"/>
          <w:szCs w:val="16"/>
        </w:rPr>
      </w:pPr>
      <w:r w:rsidRPr="004A781F">
        <w:rPr>
          <w:sz w:val="20"/>
          <w:szCs w:val="16"/>
        </w:rPr>
        <w:t>Proposed staging of the precinct, </w:t>
      </w:r>
      <w:r w:rsidRPr="008F230F">
        <w:rPr>
          <w:sz w:val="20"/>
          <w:szCs w:val="16"/>
        </w:rPr>
        <w:t> </w:t>
      </w:r>
    </w:p>
    <w:p w:rsidR="006B7901" w:rsidRPr="004A781F" w:rsidP="009B07D1" w14:paraId="01766AEB" w14:textId="77777777">
      <w:pPr>
        <w:pStyle w:val="ListParagraph"/>
        <w:numPr>
          <w:ilvl w:val="3"/>
          <w:numId w:val="36"/>
        </w:numPr>
        <w:spacing w:after="120"/>
        <w:contextualSpacing w:val="0"/>
        <w:rPr>
          <w:sz w:val="20"/>
          <w:szCs w:val="16"/>
        </w:rPr>
      </w:pPr>
      <w:r w:rsidRPr="008F230F">
        <w:rPr>
          <w:sz w:val="20"/>
          <w:szCs w:val="16"/>
        </w:rPr>
        <w:t>Soil management practices (including fill) with consideration of anticipated sodic and dispersive soil exposure/disturbance,  </w:t>
      </w:r>
    </w:p>
    <w:p w:rsidR="00B51F12" w:rsidP="00B51F12" w14:paraId="415C98B8" w14:textId="77777777">
      <w:pPr>
        <w:pStyle w:val="ListParagraph"/>
        <w:numPr>
          <w:ilvl w:val="3"/>
          <w:numId w:val="36"/>
        </w:numPr>
        <w:spacing w:after="120"/>
        <w:contextualSpacing w:val="0"/>
        <w:rPr>
          <w:sz w:val="20"/>
          <w:szCs w:val="16"/>
        </w:rPr>
      </w:pPr>
      <w:r w:rsidRPr="008F230F">
        <w:rPr>
          <w:sz w:val="20"/>
          <w:szCs w:val="16"/>
        </w:rPr>
        <w:t>Potential need for baseline assessment (i.e. baseline turbidity) of surface water features (where risk assessment indicates potential for impact to surface water features).  </w:t>
      </w:r>
    </w:p>
    <w:p w:rsidR="00B32424" w:rsidRPr="00B51F12" w:rsidP="00B51F12" w14:paraId="3109CE4B" w14:textId="73CAAD05">
      <w:pPr>
        <w:pStyle w:val="ListParagraph"/>
        <w:numPr>
          <w:ilvl w:val="3"/>
          <w:numId w:val="36"/>
        </w:numPr>
        <w:spacing w:after="120"/>
        <w:contextualSpacing w:val="0"/>
        <w:rPr>
          <w:sz w:val="20"/>
          <w:szCs w:val="16"/>
        </w:rPr>
      </w:pPr>
      <w:r w:rsidRPr="00B51F12">
        <w:rPr>
          <w:sz w:val="20"/>
          <w:szCs w:val="16"/>
        </w:rPr>
        <w:t>Potential need for further soil assessment.  </w:t>
      </w:r>
    </w:p>
    <w:p w:rsidR="00C6700E" w:rsidRPr="00C6700E" w:rsidP="00C6700E" w14:paraId="09890841" w14:textId="14205A21">
      <w:pPr>
        <w:pStyle w:val="ListParagraph"/>
        <w:numPr>
          <w:ilvl w:val="1"/>
          <w:numId w:val="23"/>
        </w:numPr>
        <w:spacing w:after="120"/>
        <w:contextualSpacing w:val="0"/>
        <w:rPr>
          <w:sz w:val="20"/>
          <w:szCs w:val="16"/>
        </w:rPr>
      </w:pPr>
      <w:r w:rsidRPr="00C6700E">
        <w:rPr>
          <w:sz w:val="20"/>
          <w:szCs w:val="16"/>
        </w:rPr>
        <w:t xml:space="preserve">A </w:t>
      </w:r>
      <w:r w:rsidRPr="0067017B">
        <w:rPr>
          <w:b/>
          <w:sz w:val="20"/>
          <w:szCs w:val="16"/>
        </w:rPr>
        <w:t>Bushfire Management Plan</w:t>
      </w:r>
      <w:r w:rsidRPr="00C6700E">
        <w:rPr>
          <w:sz w:val="20"/>
          <w:szCs w:val="16"/>
        </w:rPr>
        <w:t xml:space="preserve"> that achieves development that is bushfire resilient for both the completed development and during any staging of the development. The Bushfire Management Plan must address the following requirements:</w:t>
      </w:r>
    </w:p>
    <w:p w:rsidR="00A74A4D" w:rsidP="009B07D1" w14:paraId="7EC90B81" w14:textId="4C92C0E7">
      <w:pPr>
        <w:pStyle w:val="ListParagraph"/>
        <w:numPr>
          <w:ilvl w:val="2"/>
          <w:numId w:val="20"/>
        </w:numPr>
        <w:spacing w:after="120"/>
        <w:ind w:left="1848" w:hanging="357"/>
        <w:contextualSpacing w:val="0"/>
        <w:rPr>
          <w:ins w:id="466" w:author="DTP" w:date="2026-05-08T14:02:00Z"/>
          <w:sz w:val="20"/>
          <w:szCs w:val="16"/>
        </w:rPr>
      </w:pPr>
      <w:ins w:id="467" w:author="DTP" w:date="2026-05-08T14:02:00Z">
        <w:r>
          <w:rPr>
            <w:sz w:val="20"/>
            <w:szCs w:val="16"/>
          </w:rPr>
          <w:t>Iden</w:t>
        </w:r>
      </w:ins>
      <w:ins w:id="468" w:author="DTP" w:date="2026-05-08T14:03:00Z">
        <w:r>
          <w:rPr>
            <w:sz w:val="20"/>
            <w:szCs w:val="16"/>
          </w:rPr>
          <w:t>tification of areas of bushfire hazard</w:t>
        </w:r>
      </w:ins>
      <w:ins w:id="469" w:author="DTP" w:date="2026-05-08T15:19:00Z">
        <w:r w:rsidR="00BC505D">
          <w:rPr>
            <w:sz w:val="20"/>
            <w:szCs w:val="16"/>
          </w:rPr>
          <w:t xml:space="preserve"> within and adjacent to the </w:t>
        </w:r>
      </w:ins>
      <w:commentRangeStart w:id="470"/>
      <w:ins w:id="471" w:author="DTP" w:date="2026-05-08T15:19:00Z">
        <w:r w:rsidR="00BC505D">
          <w:rPr>
            <w:sz w:val="20"/>
            <w:szCs w:val="16"/>
          </w:rPr>
          <w:t>precinct</w:t>
        </w:r>
      </w:ins>
      <w:commentRangeEnd w:id="470"/>
      <w:ins w:id="472" w:author="DTP" w:date="2026-05-08T16:43:00Z">
        <w:r w:rsidR="00FC57CF">
          <w:rPr>
            <w:rStyle w:val="CommentReference"/>
            <w:sz w:val="20"/>
          </w:rPr>
          <w:commentReference w:id="470"/>
        </w:r>
      </w:ins>
      <w:ins w:id="473" w:author="DTP" w:date="2026-05-08T14:03:00Z">
        <w:r>
          <w:rPr>
            <w:sz w:val="20"/>
            <w:szCs w:val="16"/>
          </w:rPr>
          <w:t xml:space="preserve">. </w:t>
        </w:r>
      </w:ins>
    </w:p>
    <w:p w:rsidR="00C6700E" w:rsidRPr="00C6700E" w:rsidP="009B07D1" w14:paraId="690E58CA" w14:textId="3E7A8EE7">
      <w:pPr>
        <w:pStyle w:val="ListParagraph"/>
        <w:numPr>
          <w:ilvl w:val="2"/>
          <w:numId w:val="20"/>
        </w:numPr>
        <w:spacing w:after="120"/>
        <w:ind w:left="1848" w:hanging="357"/>
        <w:contextualSpacing w:val="0"/>
        <w:rPr>
          <w:sz w:val="20"/>
          <w:szCs w:val="16"/>
        </w:rPr>
      </w:pPr>
      <w:r w:rsidRPr="00C6700E">
        <w:rPr>
          <w:sz w:val="20"/>
          <w:szCs w:val="16"/>
        </w:rPr>
        <w:t xml:space="preserve">The provision of a perimeter road on all interfaces with a permanent bushfire hazard. </w:t>
      </w:r>
    </w:p>
    <w:p w:rsidR="00C6700E" w:rsidRPr="00C6700E" w:rsidP="009B07D1" w14:paraId="6671198B" w14:textId="77777777">
      <w:pPr>
        <w:pStyle w:val="ListParagraph"/>
        <w:numPr>
          <w:ilvl w:val="2"/>
          <w:numId w:val="20"/>
        </w:numPr>
        <w:spacing w:after="120"/>
        <w:ind w:left="1848" w:hanging="357"/>
        <w:contextualSpacing w:val="0"/>
        <w:rPr>
          <w:sz w:val="20"/>
        </w:rPr>
      </w:pPr>
      <w:r w:rsidRPr="35D3A429">
        <w:rPr>
          <w:sz w:val="20"/>
        </w:rPr>
        <w:t>Identification and mapping of setbacks from classified vegetation that will lead to exposure of radiant heat no greater than 12.5kW/m2.</w:t>
      </w:r>
    </w:p>
    <w:p w:rsidR="5F385372" w:rsidP="009B07D1" w14:paraId="385CDB21" w14:textId="59BD9FF0">
      <w:pPr>
        <w:pStyle w:val="ListParagraph"/>
        <w:numPr>
          <w:ilvl w:val="2"/>
          <w:numId w:val="20"/>
        </w:numPr>
        <w:spacing w:after="120"/>
        <w:ind w:left="1848" w:hanging="357"/>
        <w:contextualSpacing w:val="0"/>
        <w:rPr>
          <w:sz w:val="20"/>
        </w:rPr>
      </w:pPr>
      <w:r w:rsidRPr="35D3A429">
        <w:rPr>
          <w:sz w:val="20"/>
        </w:rPr>
        <w:t xml:space="preserve">Recommendations for any vegetation management requirements to achieve acceptable level of defendable space. </w:t>
      </w:r>
    </w:p>
    <w:p w:rsidR="00634B83" w:rsidRPr="00B51F12" w:rsidP="009B07D1" w14:paraId="4505CA16" w14:textId="68A6F651">
      <w:pPr>
        <w:pStyle w:val="ListParagraph"/>
        <w:numPr>
          <w:ilvl w:val="2"/>
          <w:numId w:val="20"/>
        </w:numPr>
        <w:spacing w:after="120"/>
        <w:ind w:left="1848" w:hanging="357"/>
        <w:contextualSpacing w:val="0"/>
        <w:rPr>
          <w:ins w:id="474" w:author="DTP" w:date="2026-05-08T14:32:00Z"/>
          <w:sz w:val="20"/>
        </w:rPr>
      </w:pPr>
      <w:r w:rsidRPr="35D3A429">
        <w:rPr>
          <w:sz w:val="20"/>
        </w:rPr>
        <w:t xml:space="preserve">Identify areas where the bushfire hazard requires specific bushfire management measures for subdivision and building works to be implemented. </w:t>
      </w:r>
    </w:p>
    <w:p w:rsidR="00775D6A" w:rsidRPr="004A5C6A" w:rsidP="00775D6A" w14:paraId="61A1D9BD" w14:textId="03EFC61B">
      <w:pPr>
        <w:spacing w:after="120"/>
        <w:ind w:left="1435"/>
        <w:rPr>
          <w:ins w:id="475" w:author="DTP" w:date="2026-05-08T14:32:00Z"/>
          <w:sz w:val="20"/>
        </w:rPr>
      </w:pPr>
      <w:ins w:id="476" w:author="DTP" w:date="2026-05-08T14:32:00Z">
        <w:r>
          <w:rPr>
            <w:sz w:val="20"/>
          </w:rPr>
          <w:t xml:space="preserve">In deciding whether the Bushfire Management Plan is satisfactory, the responsible authority must consider the views of the relevant </w:t>
        </w:r>
      </w:ins>
      <w:ins w:id="477" w:author="DTP" w:date="2026-05-08T14:32:00Z">
        <w:r w:rsidR="00890E1E">
          <w:rPr>
            <w:sz w:val="20"/>
          </w:rPr>
          <w:t xml:space="preserve">fire </w:t>
        </w:r>
      </w:ins>
      <w:commentRangeStart w:id="478"/>
      <w:ins w:id="479" w:author="DTP" w:date="2026-05-08T14:32:00Z">
        <w:r w:rsidR="00890E1E">
          <w:rPr>
            <w:sz w:val="20"/>
          </w:rPr>
          <w:t>authority</w:t>
        </w:r>
      </w:ins>
      <w:commentRangeEnd w:id="478"/>
      <w:ins w:id="480" w:author="DTP" w:date="2026-05-08T16:43:00Z">
        <w:r w:rsidR="00FC57CF">
          <w:rPr>
            <w:rStyle w:val="CommentReference"/>
            <w:sz w:val="20"/>
            <w:szCs w:val="20"/>
          </w:rPr>
          <w:commentReference w:id="478"/>
        </w:r>
      </w:ins>
      <w:ins w:id="481" w:author="DTP" w:date="2026-05-08T14:32:00Z">
        <w:r>
          <w:rPr>
            <w:sz w:val="20"/>
          </w:rPr>
          <w:t>.</w:t>
        </w:r>
      </w:ins>
    </w:p>
    <w:p w:rsidR="00B9621C" w:rsidRPr="00B9621C" w:rsidP="009B07D1" w14:paraId="47C7A158" w14:textId="5A50CBD3">
      <w:pPr>
        <w:pStyle w:val="ListParagraph"/>
        <w:numPr>
          <w:ilvl w:val="1"/>
          <w:numId w:val="23"/>
        </w:numPr>
        <w:spacing w:after="120"/>
        <w:ind w:left="1491" w:hanging="357"/>
        <w:contextualSpacing w:val="0"/>
        <w:rPr>
          <w:sz w:val="20"/>
          <w:szCs w:val="16"/>
        </w:rPr>
      </w:pPr>
      <w:r w:rsidRPr="00CF3423">
        <w:rPr>
          <w:sz w:val="20"/>
          <w:szCs w:val="16"/>
        </w:rPr>
        <w:t>A</w:t>
      </w:r>
      <w:r w:rsidR="00C15A95">
        <w:rPr>
          <w:sz w:val="20"/>
          <w:szCs w:val="16"/>
        </w:rPr>
        <w:t>n</w:t>
      </w:r>
      <w:r w:rsidRPr="00CF3423" w:rsidR="005C7E62">
        <w:rPr>
          <w:sz w:val="20"/>
          <w:szCs w:val="16"/>
        </w:rPr>
        <w:t xml:space="preserve"> </w:t>
      </w:r>
      <w:r w:rsidRPr="007B09FC" w:rsidR="007B09FC">
        <w:rPr>
          <w:b/>
          <w:sz w:val="20"/>
          <w:szCs w:val="16"/>
        </w:rPr>
        <w:t>Open Space and</w:t>
      </w:r>
      <w:r w:rsidR="007B09FC">
        <w:rPr>
          <w:sz w:val="20"/>
          <w:szCs w:val="16"/>
        </w:rPr>
        <w:t xml:space="preserve"> </w:t>
      </w:r>
      <w:r w:rsidRPr="00CF3423" w:rsidR="005C7E62">
        <w:rPr>
          <w:b/>
          <w:bCs/>
          <w:sz w:val="20"/>
          <w:szCs w:val="16"/>
        </w:rPr>
        <w:t>Landscape Concept Plan</w:t>
      </w:r>
      <w:r w:rsidRPr="00C336D3" w:rsidR="00C336D3">
        <w:rPr>
          <w:sz w:val="20"/>
          <w:szCs w:val="16"/>
        </w:rPr>
        <w:t xml:space="preserve">, </w:t>
      </w:r>
      <w:ins w:id="482" w:author="Hall &amp; Wilcox" w:date="2026-05-15T17:34:00Z">
        <w:r w:rsidRPr="736696EE" w:rsidR="00D96F66">
          <w:rPr>
            <w:sz w:val="20"/>
          </w:rPr>
          <w:t xml:space="preserve">prepared to the satisfaction of the responsible authority and Greater Geelong City Council </w:t>
        </w:r>
      </w:ins>
      <w:r w:rsidRPr="00C336D3" w:rsidR="005C7E62">
        <w:rPr>
          <w:sz w:val="20"/>
          <w:szCs w:val="16"/>
        </w:rPr>
        <w:t xml:space="preserve">that </w:t>
      </w:r>
      <w:r w:rsidRPr="00C336D3" w:rsidR="00696844">
        <w:rPr>
          <w:sz w:val="20"/>
          <w:szCs w:val="16"/>
        </w:rPr>
        <w:t>includes</w:t>
      </w:r>
      <w:r w:rsidRPr="00CF3423" w:rsidR="00696844">
        <w:rPr>
          <w:sz w:val="20"/>
          <w:szCs w:val="16"/>
        </w:rPr>
        <w:t>:</w:t>
      </w:r>
    </w:p>
    <w:p w:rsidR="00F87684" w:rsidRPr="00CF3423" w:rsidP="00673B73" w14:paraId="1489417D" w14:textId="0BD8C133">
      <w:pPr>
        <w:pStyle w:val="ListParagraph"/>
        <w:numPr>
          <w:ilvl w:val="3"/>
          <w:numId w:val="41"/>
        </w:numPr>
        <w:spacing w:after="120"/>
        <w:contextualSpacing w:val="0"/>
        <w:rPr>
          <w:sz w:val="20"/>
          <w:szCs w:val="16"/>
        </w:rPr>
      </w:pPr>
      <w:r w:rsidRPr="00CF3423">
        <w:rPr>
          <w:sz w:val="20"/>
          <w:szCs w:val="16"/>
        </w:rPr>
        <w:t>An overall landscape master plan for the land in the Development Plan</w:t>
      </w:r>
      <w:r w:rsidR="00F93C6F">
        <w:rPr>
          <w:sz w:val="20"/>
          <w:szCs w:val="16"/>
        </w:rPr>
        <w:t>.</w:t>
      </w:r>
    </w:p>
    <w:p w:rsidR="00261811" w:rsidP="00620F7F" w14:paraId="24DD85DF" w14:textId="6EA6CD93">
      <w:pPr>
        <w:pStyle w:val="ListParagraph"/>
        <w:numPr>
          <w:ilvl w:val="3"/>
          <w:numId w:val="41"/>
        </w:numPr>
        <w:spacing w:after="120"/>
        <w:contextualSpacing w:val="0"/>
        <w:rPr>
          <w:sz w:val="20"/>
          <w:szCs w:val="16"/>
        </w:rPr>
      </w:pPr>
      <w:r>
        <w:rPr>
          <w:sz w:val="20"/>
          <w:szCs w:val="16"/>
        </w:rPr>
        <w:t>Recommendations on how the retained trees and vegetation should be managed.</w:t>
      </w:r>
      <w:ins w:id="483" w:author="Hall &amp; Wilcox" w:date="2026-05-15T17:34:00Z">
        <w:r w:rsidRPr="00D96F66" w:rsidR="00D96F66">
          <w:rPr>
            <w:sz w:val="20"/>
          </w:rPr>
          <w:t xml:space="preserve"> </w:t>
        </w:r>
      </w:ins>
      <w:ins w:id="484" w:author="Hall &amp; Wilcox" w:date="2026-05-15T17:34:00Z">
        <w:r w:rsidRPr="006E6C7A" w:rsidR="00D96F66">
          <w:rPr>
            <w:sz w:val="20"/>
          </w:rPr>
          <w:t>The open space network should provide for the retention of high and moderate value trees (as identified in Arboricultural Assessment and Report (Tree Logic, September 2023).</w:t>
        </w:r>
      </w:ins>
    </w:p>
    <w:p w:rsidR="00620F7F" w:rsidP="00620F7F" w14:paraId="3B0FC07F" w14:textId="75C6B019">
      <w:pPr>
        <w:pStyle w:val="ListParagraph"/>
        <w:numPr>
          <w:ilvl w:val="3"/>
          <w:numId w:val="41"/>
        </w:numPr>
        <w:spacing w:after="120"/>
        <w:contextualSpacing w:val="0"/>
        <w:rPr>
          <w:sz w:val="20"/>
          <w:szCs w:val="16"/>
        </w:rPr>
      </w:pPr>
      <w:r>
        <w:rPr>
          <w:sz w:val="20"/>
          <w:szCs w:val="16"/>
        </w:rPr>
        <w:t>Details of the form and location of public parks and public urban squares distributed across the precinct.</w:t>
      </w:r>
      <w:r w:rsidR="00C55E7D">
        <w:rPr>
          <w:sz w:val="20"/>
          <w:szCs w:val="16"/>
        </w:rPr>
        <w:t xml:space="preserve"> Any land reserved for such purpose must be configured to be usable open space </w:t>
      </w:r>
      <w:r w:rsidR="005207CA">
        <w:rPr>
          <w:sz w:val="20"/>
          <w:szCs w:val="16"/>
        </w:rPr>
        <w:t xml:space="preserve">(generally square or rectangular shape </w:t>
      </w:r>
      <w:ins w:id="485" w:author="Hall &amp; Wilcox" w:date="2026-05-15T17:34:00Z">
        <w:r w:rsidR="00D96F66">
          <w:rPr>
            <w:sz w:val="20"/>
            <w:szCs w:val="16"/>
          </w:rPr>
          <w:t xml:space="preserve">and edged by roads </w:t>
        </w:r>
      </w:ins>
      <w:r w:rsidR="005207CA">
        <w:rPr>
          <w:sz w:val="20"/>
          <w:szCs w:val="16"/>
        </w:rPr>
        <w:t xml:space="preserve">unless an </w:t>
      </w:r>
      <w:r w:rsidR="00076017">
        <w:rPr>
          <w:sz w:val="20"/>
          <w:szCs w:val="16"/>
        </w:rPr>
        <w:t>alternative</w:t>
      </w:r>
      <w:r w:rsidR="005207CA">
        <w:rPr>
          <w:sz w:val="20"/>
          <w:szCs w:val="16"/>
        </w:rPr>
        <w:t xml:space="preserve"> configuration is agreed by </w:t>
      </w:r>
      <w:del w:id="486" w:author="Hall &amp; Wilcox" w:date="2026-05-15T17:35:00Z">
        <w:r w:rsidR="005207CA">
          <w:rPr>
            <w:sz w:val="20"/>
            <w:szCs w:val="16"/>
          </w:rPr>
          <w:delText xml:space="preserve">the Responsible </w:delText>
        </w:r>
      </w:del>
      <w:del w:id="487" w:author="Hall &amp; Wilcox" w:date="2026-05-15T17:35:00Z">
        <w:r w:rsidR="00076017">
          <w:rPr>
            <w:sz w:val="20"/>
            <w:szCs w:val="16"/>
          </w:rPr>
          <w:delText>Authority</w:delText>
        </w:r>
      </w:del>
      <w:ins w:id="488" w:author="Hall &amp; Wilcox" w:date="2026-05-15T17:35:00Z">
        <w:r w:rsidR="00D96F66">
          <w:rPr>
            <w:sz w:val="20"/>
            <w:szCs w:val="16"/>
          </w:rPr>
          <w:t>Greater Geelong City Council</w:t>
        </w:r>
      </w:ins>
      <w:r w:rsidR="00076017">
        <w:rPr>
          <w:sz w:val="20"/>
          <w:szCs w:val="16"/>
        </w:rPr>
        <w:t>).</w:t>
      </w:r>
      <w:r>
        <w:rPr>
          <w:sz w:val="20"/>
          <w:szCs w:val="16"/>
        </w:rPr>
        <w:t xml:space="preserve"> </w:t>
      </w:r>
    </w:p>
    <w:p w:rsidR="009E2808" w:rsidRPr="00716D15" w:rsidP="009E2808" w14:paraId="46DE60B5" w14:textId="77777777">
      <w:pPr>
        <w:pStyle w:val="ListParagraph"/>
        <w:numPr>
          <w:ilvl w:val="3"/>
          <w:numId w:val="41"/>
        </w:numPr>
        <w:spacing w:after="120"/>
        <w:contextualSpacing w:val="0"/>
        <w:rPr>
          <w:sz w:val="20"/>
          <w:szCs w:val="16"/>
        </w:rPr>
      </w:pPr>
      <w:r>
        <w:rPr>
          <w:sz w:val="20"/>
          <w:szCs w:val="16"/>
        </w:rPr>
        <w:t xml:space="preserve">The </w:t>
      </w:r>
      <w:r w:rsidRPr="00716D15">
        <w:rPr>
          <w:sz w:val="20"/>
          <w:szCs w:val="16"/>
        </w:rPr>
        <w:t xml:space="preserve">location and areas of unencumbered open space, </w:t>
      </w:r>
    </w:p>
    <w:p w:rsidR="009E2808" w:rsidRPr="009B07D1" w:rsidP="009B07D1" w14:paraId="345E8CFE" w14:textId="08108B6B">
      <w:pPr>
        <w:pStyle w:val="ListParagraph"/>
        <w:numPr>
          <w:ilvl w:val="3"/>
          <w:numId w:val="41"/>
        </w:numPr>
        <w:spacing w:after="120"/>
        <w:contextualSpacing w:val="0"/>
        <w:rPr>
          <w:sz w:val="20"/>
          <w:szCs w:val="16"/>
        </w:rPr>
      </w:pPr>
      <w:r w:rsidRPr="009B07D1">
        <w:rPr>
          <w:sz w:val="20"/>
          <w:szCs w:val="16"/>
        </w:rPr>
        <w:t>A Public Open Space Table showing the land size and the percentage of each land parcel that will be provided for unencumbered public open space contribution.</w:t>
      </w:r>
    </w:p>
    <w:p w:rsidR="00E03373" w:rsidP="00E97D50" w14:paraId="46E3007F" w14:textId="7D8D3B02">
      <w:pPr>
        <w:pStyle w:val="ListParagraph"/>
        <w:numPr>
          <w:ilvl w:val="3"/>
          <w:numId w:val="41"/>
        </w:numPr>
        <w:spacing w:after="120"/>
        <w:contextualSpacing w:val="0"/>
        <w:rPr>
          <w:ins w:id="489" w:author="Hall &amp; Wilcox" w:date="2026-05-15T17:35:00Z"/>
          <w:sz w:val="20"/>
          <w:szCs w:val="16"/>
        </w:rPr>
      </w:pPr>
      <w:r w:rsidRPr="00E01591">
        <w:rPr>
          <w:sz w:val="20"/>
          <w:szCs w:val="16"/>
        </w:rPr>
        <w:t>Details of any shared paths, bike paths or walking trails.</w:t>
      </w:r>
      <w:r w:rsidRPr="00E01591" w:rsidR="00041211">
        <w:rPr>
          <w:sz w:val="20"/>
          <w:szCs w:val="16"/>
        </w:rPr>
        <w:t xml:space="preserve"> Where </w:t>
      </w:r>
      <w:r w:rsidRPr="00E01591" w:rsidR="00C94E96">
        <w:rPr>
          <w:sz w:val="20"/>
          <w:szCs w:val="16"/>
        </w:rPr>
        <w:t xml:space="preserve">practicable, links should be provided to connect local parks, </w:t>
      </w:r>
      <w:r w:rsidRPr="009B07D1" w:rsidR="00C94E96">
        <w:rPr>
          <w:sz w:val="20"/>
          <w:szCs w:val="16"/>
        </w:rPr>
        <w:t>the Lara Train Station, Strategic Cycling Corridor and the Bay Trail.</w:t>
      </w:r>
      <w:r w:rsidRPr="00E01591">
        <w:rPr>
          <w:sz w:val="20"/>
          <w:szCs w:val="16"/>
        </w:rPr>
        <w:t xml:space="preserve"> </w:t>
      </w:r>
    </w:p>
    <w:p w:rsidR="00D96F66" w:rsidRPr="00E01591" w:rsidP="00E97D50" w14:paraId="53003692" w14:textId="4ECCE578">
      <w:pPr>
        <w:pStyle w:val="ListParagraph"/>
        <w:numPr>
          <w:ilvl w:val="3"/>
          <w:numId w:val="41"/>
        </w:numPr>
        <w:spacing w:after="120"/>
        <w:contextualSpacing w:val="0"/>
        <w:rPr>
          <w:sz w:val="20"/>
          <w:szCs w:val="16"/>
        </w:rPr>
      </w:pPr>
      <w:ins w:id="490" w:author="Hall &amp; Wilcox" w:date="2026-05-15T17:35:00Z">
        <w:r w:rsidRPr="736696EE">
          <w:rPr>
            <w:sz w:val="20"/>
          </w:rPr>
          <w:t>Details of how identified significant fauna habitat areas identified in the Biodiversity Assessment (including Golden Sun Moth, Fat-tailed Dunnart, Tussock Skink, migratory birds) have been considered and incorporated into the design of parks, habitat nodes, linkages and walking and cycling paths</w:t>
        </w:r>
      </w:ins>
      <w:ins w:id="491" w:author="Hall &amp; Wilcox" w:date="2026-05-15T17:35:00Z">
        <w:r>
          <w:rPr>
            <w:sz w:val="20"/>
          </w:rPr>
          <w:t>.</w:t>
        </w:r>
      </w:ins>
    </w:p>
    <w:p w:rsidR="00E96E59" w:rsidRPr="00DA32E0" w:rsidP="006B3EB1" w14:paraId="5D63CF4C" w14:textId="1134FDA3">
      <w:pPr>
        <w:pStyle w:val="ListParagraph"/>
        <w:numPr>
          <w:ilvl w:val="3"/>
          <w:numId w:val="41"/>
        </w:numPr>
        <w:spacing w:after="120"/>
        <w:contextualSpacing w:val="0"/>
        <w:rPr>
          <w:sz w:val="20"/>
          <w:szCs w:val="16"/>
        </w:rPr>
      </w:pPr>
      <w:r w:rsidRPr="002469FD">
        <w:rPr>
          <w:sz w:val="20"/>
          <w:szCs w:val="16"/>
        </w:rPr>
        <w:t>Details of how areas of biodiversity and conservation significance will be addressed</w:t>
      </w:r>
      <w:r w:rsidRPr="002469FD" w:rsidR="002765D8">
        <w:rPr>
          <w:sz w:val="20"/>
          <w:szCs w:val="16"/>
        </w:rPr>
        <w:t xml:space="preserve"> including any proposed landscape buffers or treatments at the interface of the precinct and adjacent conservation areas</w:t>
      </w:r>
      <w:r w:rsidR="0087516C">
        <w:rPr>
          <w:sz w:val="20"/>
          <w:szCs w:val="16"/>
        </w:rPr>
        <w:t xml:space="preserve">, and impacts to habitat provided by </w:t>
      </w:r>
      <w:r w:rsidRPr="00DA32E0" w:rsidR="00754B92">
        <w:rPr>
          <w:sz w:val="20"/>
          <w:szCs w:val="16"/>
        </w:rPr>
        <w:t>native and exotic grasslands of natural and rocky substrate</w:t>
      </w:r>
    </w:p>
    <w:p w:rsidR="00E67B78" w:rsidRPr="00DA32E0" w:rsidP="006B3EB1" w14:paraId="2420FA1D" w14:textId="582BDBF9">
      <w:pPr>
        <w:pStyle w:val="ListParagraph"/>
        <w:numPr>
          <w:ilvl w:val="3"/>
          <w:numId w:val="41"/>
        </w:numPr>
        <w:spacing w:after="120"/>
        <w:contextualSpacing w:val="0"/>
        <w:rPr>
          <w:sz w:val="20"/>
          <w:szCs w:val="16"/>
        </w:rPr>
      </w:pPr>
      <w:r w:rsidRPr="00DA32E0">
        <w:rPr>
          <w:sz w:val="20"/>
          <w:szCs w:val="16"/>
        </w:rPr>
        <w:t>Details of how any landscaped areas</w:t>
      </w:r>
      <w:ins w:id="492" w:author="DTP" w:date="2026-05-08T16:08:00Z">
        <w:r w:rsidR="00DA32E0">
          <w:rPr>
            <w:sz w:val="20"/>
            <w:szCs w:val="16"/>
          </w:rPr>
          <w:t>, where practicable,</w:t>
        </w:r>
      </w:ins>
      <w:r w:rsidRPr="00DA32E0">
        <w:rPr>
          <w:sz w:val="20"/>
          <w:szCs w:val="16"/>
        </w:rPr>
        <w:t xml:space="preserve"> </w:t>
      </w:r>
      <w:r w:rsidRPr="00DA32E0" w:rsidR="00F170CB">
        <w:rPr>
          <w:sz w:val="20"/>
          <w:szCs w:val="16"/>
        </w:rPr>
        <w:t xml:space="preserve">may provide biodiversity links to the conservation </w:t>
      </w:r>
      <w:r w:rsidRPr="00DA32E0" w:rsidR="002973BD">
        <w:rPr>
          <w:sz w:val="20"/>
          <w:szCs w:val="16"/>
        </w:rPr>
        <w:t>areas</w:t>
      </w:r>
      <w:ins w:id="493" w:author="DTP" w:date="2026-05-08T16:12:00Z">
        <w:r w:rsidR="00DC03DB">
          <w:rPr>
            <w:sz w:val="20"/>
            <w:szCs w:val="16"/>
          </w:rPr>
          <w:t xml:space="preserve"> to facilitate species connectivity across the </w:t>
        </w:r>
      </w:ins>
      <w:commentRangeStart w:id="494"/>
      <w:ins w:id="495" w:author="DTP" w:date="2026-05-08T16:12:00Z">
        <w:r w:rsidR="00DC03DB">
          <w:rPr>
            <w:sz w:val="20"/>
            <w:szCs w:val="16"/>
          </w:rPr>
          <w:t>precinct</w:t>
        </w:r>
      </w:ins>
      <w:commentRangeEnd w:id="494"/>
      <w:ins w:id="496" w:author="DTP" w:date="2026-05-08T16:44:00Z">
        <w:r w:rsidR="00FC57CF">
          <w:rPr>
            <w:rStyle w:val="CommentReference"/>
            <w:sz w:val="20"/>
          </w:rPr>
          <w:commentReference w:id="494"/>
        </w:r>
      </w:ins>
      <w:ins w:id="497" w:author="DTP" w:date="2026-05-08T16:12:00Z">
        <w:r w:rsidR="00DC03DB">
          <w:rPr>
            <w:sz w:val="20"/>
            <w:szCs w:val="16"/>
          </w:rPr>
          <w:t>.</w:t>
        </w:r>
      </w:ins>
      <w:del w:id="498" w:author="DTP" w:date="2026-05-08T16:11:00Z">
        <w:r w:rsidRPr="00DA32E0" w:rsidR="00F170CB">
          <w:rPr>
            <w:sz w:val="20"/>
            <w:szCs w:val="16"/>
          </w:rPr>
          <w:delText xml:space="preserve"> through the establishment of </w:delText>
        </w:r>
      </w:del>
      <w:del w:id="499" w:author="DTP" w:date="2026-05-08T16:09:00Z">
        <w:r w:rsidRPr="00DA32E0" w:rsidR="00F170CB">
          <w:rPr>
            <w:sz w:val="20"/>
            <w:szCs w:val="16"/>
          </w:rPr>
          <w:delText xml:space="preserve">increased </w:delText>
        </w:r>
      </w:del>
      <w:del w:id="500" w:author="DTP" w:date="2026-05-08T16:11:00Z">
        <w:r w:rsidRPr="00DA32E0" w:rsidR="00F170CB">
          <w:rPr>
            <w:sz w:val="20"/>
            <w:szCs w:val="16"/>
          </w:rPr>
          <w:delText>ecological habitat and species connectivity across the precinct</w:delText>
        </w:r>
      </w:del>
      <w:del w:id="501" w:author="DTP" w:date="2026-05-08T16:12:00Z">
        <w:r w:rsidRPr="00DA32E0" w:rsidR="00F170CB">
          <w:rPr>
            <w:sz w:val="20"/>
            <w:szCs w:val="16"/>
          </w:rPr>
          <w:delText>.</w:delText>
        </w:r>
      </w:del>
      <w:r w:rsidRPr="00DA32E0" w:rsidR="00F170CB">
        <w:rPr>
          <w:sz w:val="20"/>
          <w:szCs w:val="16"/>
        </w:rPr>
        <w:t xml:space="preserve"> </w:t>
      </w:r>
    </w:p>
    <w:p w:rsidR="00C567D2" w:rsidP="00372A07" w14:paraId="223E514D" w14:textId="40EA608A">
      <w:pPr>
        <w:pStyle w:val="ListParagraph"/>
        <w:numPr>
          <w:ilvl w:val="3"/>
          <w:numId w:val="41"/>
        </w:numPr>
        <w:spacing w:after="120"/>
        <w:contextualSpacing w:val="0"/>
        <w:rPr>
          <w:sz w:val="20"/>
          <w:szCs w:val="16"/>
        </w:rPr>
      </w:pPr>
      <w:r w:rsidRPr="002469FD">
        <w:rPr>
          <w:sz w:val="20"/>
          <w:szCs w:val="16"/>
        </w:rPr>
        <w:t xml:space="preserve">Trees and shrubs should be of local indigenous plant species relevant to the </w:t>
      </w:r>
      <w:r w:rsidR="00355C45">
        <w:rPr>
          <w:sz w:val="20"/>
          <w:szCs w:val="16"/>
        </w:rPr>
        <w:t>Ecological Vegetation Class (</w:t>
      </w:r>
      <w:r w:rsidRPr="002469FD">
        <w:rPr>
          <w:sz w:val="20"/>
          <w:szCs w:val="16"/>
        </w:rPr>
        <w:t>EVC</w:t>
      </w:r>
      <w:r w:rsidR="00355C45">
        <w:rPr>
          <w:sz w:val="20"/>
          <w:szCs w:val="16"/>
        </w:rPr>
        <w:t>)</w:t>
      </w:r>
      <w:r w:rsidRPr="002469FD">
        <w:rPr>
          <w:sz w:val="20"/>
          <w:szCs w:val="16"/>
        </w:rPr>
        <w:t xml:space="preserve"> throughout the development area. </w:t>
      </w:r>
    </w:p>
    <w:p w:rsidR="009C02D9" w:rsidRPr="002469FD" w:rsidP="00673B73" w14:paraId="4DB8CF4A" w14:textId="595E428E">
      <w:pPr>
        <w:pStyle w:val="ListParagraph"/>
        <w:numPr>
          <w:ilvl w:val="2"/>
          <w:numId w:val="26"/>
        </w:numPr>
        <w:spacing w:after="120"/>
        <w:ind w:left="1843"/>
        <w:contextualSpacing w:val="0"/>
        <w:rPr>
          <w:sz w:val="20"/>
          <w:szCs w:val="16"/>
        </w:rPr>
      </w:pPr>
      <w:r w:rsidRPr="002469FD">
        <w:rPr>
          <w:sz w:val="20"/>
          <w:szCs w:val="16"/>
        </w:rPr>
        <w:t xml:space="preserve">Details of the interface and buffer treatments between </w:t>
      </w:r>
      <w:r w:rsidR="00754605">
        <w:rPr>
          <w:sz w:val="20"/>
          <w:szCs w:val="16"/>
        </w:rPr>
        <w:t xml:space="preserve">open space areas and </w:t>
      </w:r>
      <w:r w:rsidRPr="002469FD">
        <w:rPr>
          <w:sz w:val="20"/>
          <w:szCs w:val="16"/>
        </w:rPr>
        <w:t xml:space="preserve">industrial uses </w:t>
      </w:r>
      <w:r w:rsidR="00754605">
        <w:rPr>
          <w:sz w:val="20"/>
          <w:szCs w:val="16"/>
        </w:rPr>
        <w:t>or</w:t>
      </w:r>
      <w:r w:rsidRPr="002469FD" w:rsidR="00754605">
        <w:rPr>
          <w:sz w:val="20"/>
          <w:szCs w:val="16"/>
        </w:rPr>
        <w:t xml:space="preserve"> </w:t>
      </w:r>
      <w:r w:rsidRPr="002469FD">
        <w:rPr>
          <w:sz w:val="20"/>
          <w:szCs w:val="16"/>
        </w:rPr>
        <w:t>land set aside for drainage</w:t>
      </w:r>
      <w:ins w:id="502" w:author="Hall &amp; Wilcox" w:date="2026-05-15T17:35:00Z">
        <w:r w:rsidR="00D96F66">
          <w:rPr>
            <w:sz w:val="20"/>
            <w:szCs w:val="16"/>
          </w:rPr>
          <w:t xml:space="preserve"> or conservation purposes</w:t>
        </w:r>
      </w:ins>
      <w:r w:rsidRPr="002469FD">
        <w:rPr>
          <w:sz w:val="20"/>
          <w:szCs w:val="16"/>
        </w:rPr>
        <w:t xml:space="preserve"> purposes.</w:t>
      </w:r>
    </w:p>
    <w:p w:rsidR="009C02D9" w:rsidP="00673B73" w14:paraId="697A7DF0" w14:textId="252A1E9A">
      <w:pPr>
        <w:pStyle w:val="ListParagraph"/>
        <w:numPr>
          <w:ilvl w:val="2"/>
          <w:numId w:val="26"/>
        </w:numPr>
        <w:spacing w:after="120"/>
        <w:ind w:left="1843"/>
        <w:contextualSpacing w:val="0"/>
        <w:rPr>
          <w:sz w:val="20"/>
          <w:szCs w:val="16"/>
        </w:rPr>
      </w:pPr>
      <w:r>
        <w:rPr>
          <w:sz w:val="20"/>
          <w:szCs w:val="16"/>
        </w:rPr>
        <w:t xml:space="preserve">An assessment of the impact of the landscaping concept on airport safety including </w:t>
      </w:r>
      <w:r w:rsidR="00B05F08">
        <w:rPr>
          <w:sz w:val="20"/>
          <w:szCs w:val="16"/>
        </w:rPr>
        <w:t>intrusion</w:t>
      </w:r>
      <w:r>
        <w:rPr>
          <w:sz w:val="20"/>
          <w:szCs w:val="16"/>
        </w:rPr>
        <w:t xml:space="preserve"> into </w:t>
      </w:r>
      <w:r w:rsidR="00BD5EFE">
        <w:rPr>
          <w:sz w:val="20"/>
          <w:szCs w:val="16"/>
        </w:rPr>
        <w:t>Protected</w:t>
      </w:r>
      <w:r>
        <w:rPr>
          <w:sz w:val="20"/>
          <w:szCs w:val="16"/>
        </w:rPr>
        <w:t xml:space="preserve"> </w:t>
      </w:r>
      <w:r w:rsidR="00BD5EFE">
        <w:rPr>
          <w:sz w:val="20"/>
          <w:szCs w:val="16"/>
        </w:rPr>
        <w:t>Airspace and d</w:t>
      </w:r>
      <w:r w:rsidRPr="002469FD">
        <w:rPr>
          <w:sz w:val="20"/>
          <w:szCs w:val="16"/>
        </w:rPr>
        <w:t xml:space="preserve">etails on whether the landscaping concept </w:t>
      </w:r>
      <w:r w:rsidRPr="007462F5">
        <w:rPr>
          <w:sz w:val="20"/>
          <w:szCs w:val="16"/>
        </w:rPr>
        <w:t xml:space="preserve">will attract more </w:t>
      </w:r>
      <w:commentRangeStart w:id="503"/>
      <w:ins w:id="504" w:author="DTP" w:date="2026-05-11T10:09:00Z">
        <w:r w:rsidR="004C59A5">
          <w:rPr>
            <w:sz w:val="20"/>
            <w:szCs w:val="16"/>
          </w:rPr>
          <w:t>wild</w:t>
        </w:r>
      </w:ins>
      <w:del w:id="505" w:author="DTP" w:date="2026-05-11T10:09:00Z">
        <w:r w:rsidRPr="007462F5">
          <w:rPr>
            <w:sz w:val="20"/>
            <w:szCs w:val="16"/>
          </w:rPr>
          <w:delText>bird</w:delText>
        </w:r>
      </w:del>
      <w:r w:rsidRPr="007462F5">
        <w:rPr>
          <w:sz w:val="20"/>
          <w:szCs w:val="16"/>
        </w:rPr>
        <w:t>life</w:t>
      </w:r>
      <w:commentRangeEnd w:id="503"/>
      <w:r w:rsidRPr="007462F5" w:rsidR="00C76EB8">
        <w:rPr>
          <w:rStyle w:val="CommentReference"/>
          <w:sz w:val="20"/>
        </w:rPr>
        <w:commentReference w:id="503"/>
      </w:r>
      <w:r w:rsidRPr="007462F5">
        <w:rPr>
          <w:sz w:val="20"/>
          <w:szCs w:val="16"/>
        </w:rPr>
        <w:t xml:space="preserve"> to the area. </w:t>
      </w:r>
    </w:p>
    <w:p w:rsidR="00AD3FE1" w:rsidP="00673B73" w14:paraId="4639FAA2" w14:textId="3381A4C5">
      <w:pPr>
        <w:pStyle w:val="ListParagraph"/>
        <w:numPr>
          <w:ilvl w:val="2"/>
          <w:numId w:val="26"/>
        </w:numPr>
        <w:spacing w:after="120"/>
        <w:ind w:left="1843"/>
        <w:contextualSpacing w:val="0"/>
        <w:rPr>
          <w:sz w:val="20"/>
          <w:szCs w:val="16"/>
        </w:rPr>
      </w:pPr>
      <w:r>
        <w:rPr>
          <w:sz w:val="20"/>
          <w:szCs w:val="16"/>
        </w:rPr>
        <w:t>Details of the landscape treatment for the linear reserve along Avalon Road</w:t>
      </w:r>
      <w:ins w:id="506" w:author="Hall &amp; Wilcox" w:date="2026-05-15T17:35:00Z">
        <w:r w:rsidR="00D96F66">
          <w:rPr>
            <w:sz w:val="20"/>
            <w:szCs w:val="16"/>
          </w:rPr>
          <w:t xml:space="preserve"> and linear reserve identified on the eastern edge of the precinct</w:t>
        </w:r>
      </w:ins>
      <w:r>
        <w:rPr>
          <w:sz w:val="20"/>
          <w:szCs w:val="16"/>
        </w:rPr>
        <w:t>, which should:</w:t>
      </w:r>
    </w:p>
    <w:p w:rsidR="006D5E2E" w:rsidP="00B90F63" w14:paraId="3FADC9FA" w14:textId="31F41C25">
      <w:pPr>
        <w:pStyle w:val="ListParagraph"/>
        <w:numPr>
          <w:ilvl w:val="3"/>
          <w:numId w:val="36"/>
        </w:numPr>
        <w:spacing w:after="120"/>
        <w:contextualSpacing w:val="0"/>
        <w:rPr>
          <w:sz w:val="20"/>
          <w:szCs w:val="16"/>
        </w:rPr>
      </w:pPr>
      <w:r>
        <w:rPr>
          <w:sz w:val="20"/>
          <w:szCs w:val="16"/>
        </w:rPr>
        <w:t>Be a minimum width of 25m in addition to the road reserve.</w:t>
      </w:r>
    </w:p>
    <w:p w:rsidR="006D5E2E" w:rsidP="00B90F63" w14:paraId="29E04944" w14:textId="287E3CFB">
      <w:pPr>
        <w:pStyle w:val="ListParagraph"/>
        <w:numPr>
          <w:ilvl w:val="3"/>
          <w:numId w:val="36"/>
        </w:numPr>
        <w:spacing w:after="120"/>
        <w:contextualSpacing w:val="0"/>
        <w:rPr>
          <w:sz w:val="20"/>
          <w:szCs w:val="16"/>
        </w:rPr>
      </w:pPr>
      <w:r>
        <w:rPr>
          <w:sz w:val="20"/>
          <w:szCs w:val="16"/>
        </w:rPr>
        <w:t>Include a linear open space with shared walking / cycling path.</w:t>
      </w:r>
    </w:p>
    <w:p w:rsidR="006D5E2E" w:rsidRPr="007462F5" w:rsidP="00B90F63" w14:paraId="71389E6D" w14:textId="0E7390F1">
      <w:pPr>
        <w:pStyle w:val="ListParagraph"/>
        <w:numPr>
          <w:ilvl w:val="3"/>
          <w:numId w:val="36"/>
        </w:numPr>
        <w:spacing w:after="120"/>
        <w:contextualSpacing w:val="0"/>
        <w:rPr>
          <w:sz w:val="20"/>
          <w:szCs w:val="16"/>
        </w:rPr>
      </w:pPr>
      <w:r>
        <w:rPr>
          <w:sz w:val="20"/>
          <w:szCs w:val="16"/>
        </w:rPr>
        <w:t xml:space="preserve">Provide for landscape screening including new and retained vegetation. </w:t>
      </w:r>
    </w:p>
    <w:p w:rsidR="00272B61" w:rsidP="00E172E8" w14:paraId="2F051276" w14:textId="0B50D8A5">
      <w:pPr>
        <w:pStyle w:val="ListParagraph"/>
        <w:numPr>
          <w:ilvl w:val="0"/>
          <w:numId w:val="42"/>
        </w:numPr>
        <w:spacing w:after="120"/>
        <w:ind w:left="1491" w:hanging="357"/>
        <w:contextualSpacing w:val="0"/>
        <w:rPr>
          <w:sz w:val="20"/>
        </w:rPr>
      </w:pPr>
      <w:r w:rsidRPr="5C1A9E01">
        <w:rPr>
          <w:sz w:val="20"/>
        </w:rPr>
        <w:t>Details of how</w:t>
      </w:r>
      <w:r w:rsidRPr="5C1A9E01" w:rsidR="5411A0D0">
        <w:rPr>
          <w:sz w:val="20"/>
        </w:rPr>
        <w:t xml:space="preserve"> areas of</w:t>
      </w:r>
      <w:r w:rsidRPr="5C1A9E01">
        <w:rPr>
          <w:sz w:val="20"/>
        </w:rPr>
        <w:t xml:space="preserve"> Aboriginal </w:t>
      </w:r>
      <w:r w:rsidRPr="5C1A9E01" w:rsidR="77E4926D">
        <w:rPr>
          <w:sz w:val="20"/>
        </w:rPr>
        <w:t>cultural values</w:t>
      </w:r>
      <w:r w:rsidRPr="5C1A9E01">
        <w:rPr>
          <w:sz w:val="20"/>
        </w:rPr>
        <w:t>, as informed by a Cultural Values Assessment, are addressed within the precinct</w:t>
      </w:r>
      <w:r w:rsidRPr="5C1A9E01">
        <w:rPr>
          <w:sz w:val="20"/>
        </w:rPr>
        <w:t>.</w:t>
      </w:r>
    </w:p>
    <w:p w:rsidR="00BB7D46" w:rsidRPr="002469FD" w:rsidP="008A6BA4" w14:paraId="6FA6EB39" w14:textId="26472FE9">
      <w:pPr>
        <w:pStyle w:val="ListParagraph"/>
        <w:numPr>
          <w:ilvl w:val="0"/>
          <w:numId w:val="42"/>
        </w:numPr>
        <w:spacing w:after="120"/>
        <w:ind w:left="1491" w:hanging="357"/>
        <w:contextualSpacing w:val="0"/>
        <w:rPr>
          <w:sz w:val="20"/>
          <w:szCs w:val="16"/>
        </w:rPr>
      </w:pPr>
      <w:r>
        <w:rPr>
          <w:sz w:val="20"/>
          <w:szCs w:val="16"/>
        </w:rPr>
        <w:t xml:space="preserve">Details of </w:t>
      </w:r>
      <w:r w:rsidRPr="1E49BBC1">
        <w:rPr>
          <w:sz w:val="20"/>
        </w:rPr>
        <w:t>ho</w:t>
      </w:r>
      <w:r w:rsidRPr="1E49BBC1" w:rsidR="527183BE">
        <w:rPr>
          <w:sz w:val="20"/>
        </w:rPr>
        <w:t>w</w:t>
      </w:r>
      <w:r>
        <w:rPr>
          <w:sz w:val="20"/>
          <w:szCs w:val="16"/>
        </w:rPr>
        <w:t xml:space="preserve"> the development will treat the interfaces and respond to the key view lines as identified o</w:t>
      </w:r>
      <w:r w:rsidRPr="00BB7D46">
        <w:rPr>
          <w:sz w:val="20"/>
          <w:szCs w:val="16"/>
        </w:rPr>
        <w:t>n Plan 1 and</w:t>
      </w:r>
      <w:r>
        <w:rPr>
          <w:sz w:val="20"/>
          <w:szCs w:val="16"/>
        </w:rPr>
        <w:t xml:space="preserve"> in the </w:t>
      </w:r>
      <w:r w:rsidRPr="00EC5F47">
        <w:rPr>
          <w:i/>
          <w:sz w:val="20"/>
          <w:szCs w:val="16"/>
        </w:rPr>
        <w:t>Greater Avalon Employment Precinct Landscape and Visual Impact Assessment Report</w:t>
      </w:r>
      <w:r>
        <w:rPr>
          <w:i/>
          <w:sz w:val="20"/>
          <w:szCs w:val="16"/>
        </w:rPr>
        <w:t>.</w:t>
      </w:r>
    </w:p>
    <w:p w:rsidR="005037C0" w:rsidRPr="00C32B08" w:rsidP="00673B73" w14:paraId="68BD7341" w14:textId="7FFBBF01">
      <w:pPr>
        <w:pStyle w:val="ListParagraph"/>
        <w:numPr>
          <w:ilvl w:val="0"/>
          <w:numId w:val="42"/>
        </w:numPr>
        <w:spacing w:after="120"/>
        <w:contextualSpacing w:val="0"/>
        <w:rPr>
          <w:sz w:val="20"/>
          <w:szCs w:val="16"/>
        </w:rPr>
      </w:pPr>
      <w:r w:rsidRPr="00C32B08">
        <w:rPr>
          <w:sz w:val="20"/>
          <w:szCs w:val="16"/>
        </w:rPr>
        <w:t xml:space="preserve">Details of </w:t>
      </w:r>
      <w:r w:rsidRPr="00C32B08" w:rsidR="00C547D6">
        <w:rPr>
          <w:sz w:val="20"/>
          <w:szCs w:val="16"/>
        </w:rPr>
        <w:t xml:space="preserve">how </w:t>
      </w:r>
      <w:r w:rsidRPr="00C32B08" w:rsidR="00466966">
        <w:rPr>
          <w:sz w:val="20"/>
          <w:szCs w:val="16"/>
        </w:rPr>
        <w:t xml:space="preserve">all foreseeable threats to existing </w:t>
      </w:r>
      <w:r w:rsidRPr="00C32B08" w:rsidR="00B31BFB">
        <w:rPr>
          <w:sz w:val="20"/>
          <w:szCs w:val="16"/>
        </w:rPr>
        <w:t xml:space="preserve">gas </w:t>
      </w:r>
      <w:r w:rsidR="0050118F">
        <w:rPr>
          <w:sz w:val="20"/>
          <w:szCs w:val="16"/>
        </w:rPr>
        <w:t xml:space="preserve">and / or liquid hydrocarbons transmission </w:t>
      </w:r>
      <w:r w:rsidR="00EF2BE7">
        <w:rPr>
          <w:sz w:val="20"/>
          <w:szCs w:val="16"/>
        </w:rPr>
        <w:t xml:space="preserve">pipelines subject to the </w:t>
      </w:r>
      <w:r w:rsidRPr="007462F5" w:rsidR="00EF2BE7">
        <w:rPr>
          <w:i/>
          <w:iCs/>
          <w:sz w:val="20"/>
          <w:szCs w:val="16"/>
        </w:rPr>
        <w:t xml:space="preserve">Pipelines Act </w:t>
      </w:r>
      <w:r w:rsidRPr="007462F5" w:rsidR="007462F5">
        <w:rPr>
          <w:i/>
          <w:iCs/>
          <w:sz w:val="20"/>
          <w:szCs w:val="16"/>
        </w:rPr>
        <w:t>2005</w:t>
      </w:r>
      <w:r w:rsidR="007462F5">
        <w:rPr>
          <w:sz w:val="20"/>
          <w:szCs w:val="16"/>
        </w:rPr>
        <w:t xml:space="preserve"> </w:t>
      </w:r>
      <w:r w:rsidRPr="00C32B08" w:rsidR="007462F5">
        <w:rPr>
          <w:sz w:val="20"/>
          <w:szCs w:val="16"/>
        </w:rPr>
        <w:t>which</w:t>
      </w:r>
      <w:r w:rsidRPr="00C32B08" w:rsidR="00F049B6">
        <w:rPr>
          <w:sz w:val="20"/>
          <w:szCs w:val="16"/>
        </w:rPr>
        <w:t xml:space="preserve"> may be affected</w:t>
      </w:r>
      <w:r w:rsidRPr="00C32B08" w:rsidR="00A51A78">
        <w:rPr>
          <w:sz w:val="20"/>
          <w:szCs w:val="16"/>
        </w:rPr>
        <w:t xml:space="preserve"> by use and development of the precinct</w:t>
      </w:r>
      <w:r w:rsidRPr="00C32B08" w:rsidR="00134A55">
        <w:rPr>
          <w:sz w:val="20"/>
          <w:szCs w:val="16"/>
        </w:rPr>
        <w:t xml:space="preserve"> are identified and managed through protection measures </w:t>
      </w:r>
      <w:r w:rsidRPr="00C32B08" w:rsidR="00F049B6">
        <w:rPr>
          <w:sz w:val="20"/>
          <w:szCs w:val="16"/>
        </w:rPr>
        <w:t xml:space="preserve">in accordance with safety obligations of the </w:t>
      </w:r>
      <w:r w:rsidRPr="00C32B08" w:rsidR="00F049B6">
        <w:rPr>
          <w:i/>
          <w:iCs/>
          <w:sz w:val="20"/>
          <w:szCs w:val="16"/>
        </w:rPr>
        <w:t xml:space="preserve">Australian Standard A2885 Pipelines </w:t>
      </w:r>
      <w:r w:rsidRPr="00C32B08" w:rsidR="00A51A78">
        <w:rPr>
          <w:i/>
          <w:iCs/>
          <w:sz w:val="20"/>
          <w:szCs w:val="16"/>
        </w:rPr>
        <w:t>–</w:t>
      </w:r>
      <w:r w:rsidRPr="00C32B08" w:rsidR="00F049B6">
        <w:rPr>
          <w:i/>
          <w:iCs/>
          <w:sz w:val="20"/>
          <w:szCs w:val="16"/>
        </w:rPr>
        <w:t xml:space="preserve"> </w:t>
      </w:r>
      <w:r w:rsidRPr="00C32B08" w:rsidR="00A51A78">
        <w:rPr>
          <w:i/>
          <w:iCs/>
          <w:sz w:val="20"/>
          <w:szCs w:val="16"/>
        </w:rPr>
        <w:t>Gas and liquid petroleum.</w:t>
      </w:r>
      <w:ins w:id="507" w:author="DTP" w:date="2026-05-11T10:10:00Z">
        <w:r w:rsidRPr="00C32B08" w:rsidR="00A51A78">
          <w:rPr>
            <w:i/>
            <w:iCs/>
            <w:sz w:val="20"/>
            <w:szCs w:val="16"/>
          </w:rPr>
          <w:t xml:space="preserve"> </w:t>
        </w:r>
      </w:ins>
      <w:ins w:id="508" w:author="DTP" w:date="2026-05-11T10:10:00Z">
        <w:r w:rsidRPr="00072EDB" w:rsidR="00072EDB">
          <w:rPr>
            <w:iCs/>
            <w:sz w:val="20"/>
            <w:szCs w:val="16"/>
          </w:rPr>
          <w:t>In considering the detail provided, the responsible authority must consider the views of the Minister administering the</w:t>
        </w:r>
      </w:ins>
      <w:ins w:id="509" w:author="DTP" w:date="2026-05-11T10:10:00Z">
        <w:r w:rsidR="00072EDB">
          <w:rPr>
            <w:i/>
            <w:iCs/>
            <w:sz w:val="20"/>
            <w:szCs w:val="16"/>
          </w:rPr>
          <w:t xml:space="preserve"> Pipelines Act </w:t>
        </w:r>
      </w:ins>
      <w:commentRangeStart w:id="510"/>
      <w:ins w:id="511" w:author="DTP" w:date="2026-05-11T10:10:00Z">
        <w:r w:rsidR="00072EDB">
          <w:rPr>
            <w:i/>
            <w:iCs/>
            <w:sz w:val="20"/>
            <w:szCs w:val="16"/>
          </w:rPr>
          <w:t>2005</w:t>
        </w:r>
      </w:ins>
      <w:commentRangeEnd w:id="510"/>
      <w:ins w:id="512" w:author="DTP" w:date="2026-05-11T10:11:00Z">
        <w:r w:rsidR="001F53E6">
          <w:rPr>
            <w:rStyle w:val="CommentReference"/>
            <w:i/>
            <w:iCs/>
            <w:sz w:val="20"/>
          </w:rPr>
          <w:commentReference w:id="510"/>
        </w:r>
      </w:ins>
      <w:ins w:id="513" w:author="DTP" w:date="2026-05-11T10:10:00Z">
        <w:r w:rsidR="00072EDB">
          <w:rPr>
            <w:i/>
            <w:iCs/>
            <w:sz w:val="20"/>
            <w:szCs w:val="16"/>
          </w:rPr>
          <w:t>.</w:t>
        </w:r>
      </w:ins>
      <w:r w:rsidRPr="00072EDB" w:rsidR="00A51A78">
        <w:rPr>
          <w:i/>
          <w:iCs/>
          <w:sz w:val="20"/>
          <w:szCs w:val="16"/>
        </w:rPr>
        <w:t xml:space="preserve"> </w:t>
      </w:r>
    </w:p>
    <w:p w:rsidR="00065039" w:rsidP="00673B73" w14:paraId="3016FA57" w14:textId="24DDBCB3">
      <w:pPr>
        <w:pStyle w:val="ListParagraph"/>
        <w:numPr>
          <w:ilvl w:val="0"/>
          <w:numId w:val="42"/>
        </w:numPr>
        <w:spacing w:after="120"/>
        <w:contextualSpacing w:val="0"/>
        <w:rPr>
          <w:sz w:val="20"/>
          <w:szCs w:val="16"/>
        </w:rPr>
      </w:pPr>
      <w:r w:rsidRPr="00811EFD">
        <w:rPr>
          <w:sz w:val="20"/>
          <w:szCs w:val="16"/>
        </w:rPr>
        <w:t xml:space="preserve">Details of </w:t>
      </w:r>
      <w:r w:rsidRPr="00811EFD" w:rsidR="00B85FA0">
        <w:rPr>
          <w:sz w:val="20"/>
          <w:szCs w:val="16"/>
        </w:rPr>
        <w:t xml:space="preserve">how </w:t>
      </w:r>
      <w:r w:rsidRPr="00811EFD" w:rsidR="00DD439B">
        <w:rPr>
          <w:sz w:val="20"/>
          <w:szCs w:val="16"/>
        </w:rPr>
        <w:t>all required existing and proposed utilities</w:t>
      </w:r>
      <w:r w:rsidRPr="00811EFD" w:rsidR="009336BE">
        <w:rPr>
          <w:sz w:val="20"/>
          <w:szCs w:val="16"/>
        </w:rPr>
        <w:t xml:space="preserve"> are provided for within </w:t>
      </w:r>
      <w:r w:rsidRPr="00811EFD" w:rsidR="00587A43">
        <w:rPr>
          <w:sz w:val="20"/>
          <w:szCs w:val="16"/>
        </w:rPr>
        <w:t>the precinct</w:t>
      </w:r>
      <w:r w:rsidRPr="00811EFD" w:rsidR="00556144">
        <w:rPr>
          <w:sz w:val="20"/>
          <w:szCs w:val="16"/>
        </w:rPr>
        <w:t xml:space="preserve"> and are consistent with the Site </w:t>
      </w:r>
      <w:ins w:id="514" w:author="DTP" w:date="2026-05-11T10:11:00Z">
        <w:r w:rsidR="00C4424D">
          <w:rPr>
            <w:sz w:val="20"/>
            <w:szCs w:val="16"/>
          </w:rPr>
          <w:t>M</w:t>
        </w:r>
      </w:ins>
      <w:del w:id="515" w:author="DTP" w:date="2026-05-11T10:11:00Z">
        <w:r w:rsidRPr="00811EFD" w:rsidR="00556144">
          <w:rPr>
            <w:sz w:val="20"/>
            <w:szCs w:val="16"/>
          </w:rPr>
          <w:delText>m</w:delText>
        </w:r>
      </w:del>
      <w:r w:rsidRPr="00811EFD" w:rsidR="00556144">
        <w:rPr>
          <w:sz w:val="20"/>
          <w:szCs w:val="16"/>
        </w:rPr>
        <w:t xml:space="preserve">aster </w:t>
      </w:r>
      <w:del w:id="516" w:author="DTP" w:date="2026-05-11T10:11:00Z">
        <w:r w:rsidRPr="00811EFD" w:rsidR="00556144">
          <w:rPr>
            <w:sz w:val="20"/>
            <w:szCs w:val="16"/>
          </w:rPr>
          <w:delText>p</w:delText>
        </w:r>
      </w:del>
      <w:ins w:id="517" w:author="DTP" w:date="2026-05-11T10:11:00Z">
        <w:r w:rsidR="00C4424D">
          <w:rPr>
            <w:sz w:val="20"/>
            <w:szCs w:val="16"/>
          </w:rPr>
          <w:t>P</w:t>
        </w:r>
      </w:ins>
      <w:r w:rsidRPr="00811EFD" w:rsidR="00556144">
        <w:rPr>
          <w:sz w:val="20"/>
          <w:szCs w:val="16"/>
        </w:rPr>
        <w:t xml:space="preserve">lan and </w:t>
      </w:r>
      <w:r w:rsidR="000D4824">
        <w:rPr>
          <w:sz w:val="20"/>
          <w:szCs w:val="16"/>
        </w:rPr>
        <w:t xml:space="preserve">Open Space and </w:t>
      </w:r>
      <w:r w:rsidRPr="00811EFD" w:rsidR="00AA34C4">
        <w:rPr>
          <w:sz w:val="20"/>
          <w:szCs w:val="16"/>
        </w:rPr>
        <w:t>L</w:t>
      </w:r>
      <w:r w:rsidRPr="00811EFD" w:rsidR="00556144">
        <w:rPr>
          <w:sz w:val="20"/>
          <w:szCs w:val="16"/>
        </w:rPr>
        <w:t>andscape</w:t>
      </w:r>
      <w:r w:rsidRPr="00811EFD" w:rsidR="00AA34C4">
        <w:rPr>
          <w:sz w:val="20"/>
          <w:szCs w:val="16"/>
        </w:rPr>
        <w:t xml:space="preserve"> </w:t>
      </w:r>
      <w:del w:id="518" w:author="DTP" w:date="2026-05-11T10:11:00Z">
        <w:r w:rsidRPr="00811EFD" w:rsidR="00AA34C4">
          <w:rPr>
            <w:sz w:val="20"/>
            <w:szCs w:val="16"/>
          </w:rPr>
          <w:delText>c</w:delText>
        </w:r>
      </w:del>
      <w:ins w:id="519" w:author="DTP" w:date="2026-05-11T10:11:00Z">
        <w:r w:rsidR="00C4424D">
          <w:rPr>
            <w:sz w:val="20"/>
            <w:szCs w:val="16"/>
          </w:rPr>
          <w:t>C</w:t>
        </w:r>
      </w:ins>
      <w:r w:rsidRPr="00811EFD" w:rsidR="00AA34C4">
        <w:rPr>
          <w:sz w:val="20"/>
          <w:szCs w:val="16"/>
        </w:rPr>
        <w:t xml:space="preserve">oncept </w:t>
      </w:r>
      <w:commentRangeStart w:id="520"/>
      <w:del w:id="521" w:author="DTP" w:date="2026-05-11T10:11:00Z">
        <w:r w:rsidRPr="00811EFD" w:rsidR="00AA34C4">
          <w:rPr>
            <w:sz w:val="20"/>
            <w:szCs w:val="16"/>
          </w:rPr>
          <w:delText>p</w:delText>
        </w:r>
      </w:del>
      <w:ins w:id="522" w:author="DTP" w:date="2026-05-11T10:12:00Z">
        <w:r w:rsidR="00C4424D">
          <w:rPr>
            <w:sz w:val="20"/>
            <w:szCs w:val="16"/>
          </w:rPr>
          <w:t>P</w:t>
        </w:r>
      </w:ins>
      <w:r w:rsidRPr="00811EFD" w:rsidR="00AA34C4">
        <w:rPr>
          <w:sz w:val="20"/>
          <w:szCs w:val="16"/>
        </w:rPr>
        <w:t>lan</w:t>
      </w:r>
      <w:commentRangeEnd w:id="520"/>
      <w:r w:rsidR="00C4424D">
        <w:rPr>
          <w:rStyle w:val="CommentReference"/>
          <w:sz w:val="20"/>
        </w:rPr>
        <w:commentReference w:id="520"/>
      </w:r>
      <w:r w:rsidR="00325B8C">
        <w:rPr>
          <w:sz w:val="20"/>
          <w:szCs w:val="16"/>
        </w:rPr>
        <w:t>.</w:t>
      </w:r>
    </w:p>
    <w:p w:rsidR="00C75341" w:rsidRPr="00811EFD" w:rsidP="00673B73" w14:paraId="707CD3B3" w14:textId="2190CA82">
      <w:pPr>
        <w:pStyle w:val="ListParagraph"/>
        <w:numPr>
          <w:ilvl w:val="0"/>
          <w:numId w:val="42"/>
        </w:numPr>
        <w:spacing w:after="120"/>
        <w:contextualSpacing w:val="0"/>
        <w:rPr>
          <w:sz w:val="20"/>
          <w:szCs w:val="16"/>
        </w:rPr>
      </w:pPr>
      <w:r>
        <w:rPr>
          <w:sz w:val="20"/>
          <w:szCs w:val="16"/>
        </w:rPr>
        <w:t>Details of how the physical infrastructure meets Greater Geelong City Council standards</w:t>
      </w:r>
      <w:r w:rsidR="002933CB">
        <w:rPr>
          <w:sz w:val="20"/>
          <w:szCs w:val="16"/>
        </w:rPr>
        <w:t>.</w:t>
      </w:r>
    </w:p>
    <w:p w:rsidR="0042561B" w:rsidRPr="00C64032" w:rsidP="00D44D77" w14:paraId="2FB10BA5" w14:textId="45717CAF">
      <w:pPr>
        <w:pStyle w:val="BodyText2000"/>
        <w:spacing w:before="0" w:after="120"/>
        <w:rPr>
          <w:del w:id="523" w:author="DTP" w:date="2026-05-08T14:37:00Z"/>
        </w:rPr>
      </w:pPr>
      <w:del w:id="524" w:author="DTP" w:date="2026-05-08T14:37:00Z">
        <w:r w:rsidRPr="00C64032">
          <w:delText>In deciding whether the Development Plan is satisfactory the responsible authority must consider the views of</w:delText>
        </w:r>
      </w:del>
      <w:del w:id="525" w:author="DTP" w:date="2026-05-08T14:37:00Z">
        <w:r w:rsidR="009E632F">
          <w:delText xml:space="preserve">, as </w:delText>
        </w:r>
      </w:del>
      <w:commentRangeStart w:id="526"/>
      <w:del w:id="527" w:author="DTP" w:date="2026-05-08T14:37:00Z">
        <w:r w:rsidR="009E632F">
          <w:delText>relevant</w:delText>
        </w:r>
      </w:del>
      <w:commentRangeEnd w:id="526"/>
      <w:r w:rsidRPr="00C64032" w:rsidR="00A27F6F">
        <w:rPr>
          <w:rStyle w:val="CommentReference"/>
          <w:sz w:val="20"/>
          <w:szCs w:val="20"/>
        </w:rPr>
        <w:commentReference w:id="526"/>
      </w:r>
      <w:del w:id="528" w:author="DTP" w:date="2026-05-08T14:37:00Z">
        <w:r w:rsidRPr="00C64032">
          <w:delText>:</w:delText>
        </w:r>
      </w:del>
    </w:p>
    <w:p w:rsidR="00F738C2" w:rsidP="00C64032" w14:paraId="6BFFF507" w14:textId="16A1C460">
      <w:pPr>
        <w:pStyle w:val="ListParagraph"/>
        <w:numPr>
          <w:ilvl w:val="0"/>
          <w:numId w:val="42"/>
        </w:numPr>
        <w:spacing w:after="120"/>
        <w:contextualSpacing w:val="0"/>
        <w:rPr>
          <w:del w:id="529" w:author="DTP" w:date="2026-05-08T14:37:00Z"/>
          <w:sz w:val="20"/>
          <w:szCs w:val="16"/>
        </w:rPr>
      </w:pPr>
      <w:del w:id="530" w:author="DTP" w:date="2026-05-08T14:37:00Z">
        <w:r>
          <w:rPr>
            <w:sz w:val="20"/>
            <w:szCs w:val="16"/>
          </w:rPr>
          <w:delText>Greater Geelong City Council</w:delText>
        </w:r>
      </w:del>
    </w:p>
    <w:p w:rsidR="00F738C2" w:rsidP="00C64032" w14:paraId="21FDC854" w14:textId="5B54CA99">
      <w:pPr>
        <w:pStyle w:val="ListParagraph"/>
        <w:numPr>
          <w:ilvl w:val="0"/>
          <w:numId w:val="42"/>
        </w:numPr>
        <w:spacing w:after="120"/>
        <w:contextualSpacing w:val="0"/>
        <w:rPr>
          <w:del w:id="531" w:author="DTP" w:date="2026-05-08T14:37:00Z"/>
          <w:sz w:val="20"/>
          <w:szCs w:val="16"/>
        </w:rPr>
      </w:pPr>
      <w:del w:id="532" w:author="DTP" w:date="2026-05-08T14:37:00Z">
        <w:r>
          <w:rPr>
            <w:sz w:val="20"/>
            <w:szCs w:val="16"/>
          </w:rPr>
          <w:delText>Head</w:delText>
        </w:r>
      </w:del>
      <w:del w:id="533" w:author="DTP" w:date="2026-05-08T14:37:00Z">
        <w:r w:rsidR="003B3263">
          <w:rPr>
            <w:sz w:val="20"/>
            <w:szCs w:val="16"/>
          </w:rPr>
          <w:delText>, Transport for Victoria</w:delText>
        </w:r>
      </w:del>
    </w:p>
    <w:p w:rsidR="009B0CFD" w:rsidP="00C64032" w14:paraId="471D8FE3" w14:textId="4DCAA9D8">
      <w:pPr>
        <w:pStyle w:val="ListParagraph"/>
        <w:numPr>
          <w:ilvl w:val="0"/>
          <w:numId w:val="42"/>
        </w:numPr>
        <w:spacing w:after="120"/>
        <w:contextualSpacing w:val="0"/>
        <w:rPr>
          <w:del w:id="534" w:author="DTP" w:date="2026-05-08T14:37:00Z"/>
          <w:sz w:val="20"/>
          <w:szCs w:val="16"/>
        </w:rPr>
      </w:pPr>
      <w:del w:id="535" w:author="DTP" w:date="2026-05-08T14:37:00Z">
        <w:r>
          <w:rPr>
            <w:sz w:val="20"/>
            <w:szCs w:val="16"/>
          </w:rPr>
          <w:delText>Department of Energy, Environment and Climate Action</w:delText>
        </w:r>
      </w:del>
    </w:p>
    <w:p w:rsidR="00F738C2" w:rsidP="00C64032" w14:paraId="65ACF615" w14:textId="78DF66B5">
      <w:pPr>
        <w:pStyle w:val="ListParagraph"/>
        <w:numPr>
          <w:ilvl w:val="0"/>
          <w:numId w:val="42"/>
        </w:numPr>
        <w:spacing w:after="120"/>
        <w:contextualSpacing w:val="0"/>
        <w:rPr>
          <w:del w:id="536" w:author="DTP" w:date="2026-05-08T14:37:00Z"/>
          <w:sz w:val="20"/>
          <w:szCs w:val="16"/>
        </w:rPr>
      </w:pPr>
      <w:del w:id="537" w:author="DTP" w:date="2026-05-08T14:37:00Z">
        <w:r>
          <w:rPr>
            <w:sz w:val="20"/>
            <w:szCs w:val="16"/>
          </w:rPr>
          <w:delText>Corangamite Catchment Management Authority</w:delText>
        </w:r>
      </w:del>
    </w:p>
    <w:p w:rsidR="00E71064" w:rsidP="00C64032" w14:paraId="7E46765C" w14:textId="5B7034A2">
      <w:pPr>
        <w:pStyle w:val="ListParagraph"/>
        <w:numPr>
          <w:ilvl w:val="0"/>
          <w:numId w:val="42"/>
        </w:numPr>
        <w:spacing w:after="120"/>
        <w:contextualSpacing w:val="0"/>
        <w:rPr>
          <w:del w:id="538" w:author="DTP" w:date="2026-05-08T14:37:00Z"/>
          <w:sz w:val="20"/>
          <w:szCs w:val="16"/>
        </w:rPr>
      </w:pPr>
      <w:del w:id="539" w:author="DTP" w:date="2026-05-08T14:37:00Z">
        <w:r>
          <w:rPr>
            <w:sz w:val="20"/>
            <w:szCs w:val="16"/>
          </w:rPr>
          <w:delText>The relevant fire authority</w:delText>
        </w:r>
      </w:del>
    </w:p>
    <w:p w:rsidR="00F738C2" w:rsidP="00C64032" w14:paraId="58997FBA" w14:textId="670935AC">
      <w:pPr>
        <w:pStyle w:val="ListParagraph"/>
        <w:numPr>
          <w:ilvl w:val="0"/>
          <w:numId w:val="42"/>
        </w:numPr>
        <w:spacing w:after="120"/>
        <w:contextualSpacing w:val="0"/>
        <w:rPr>
          <w:del w:id="540" w:author="DTP" w:date="2026-05-08T14:37:00Z"/>
          <w:sz w:val="20"/>
          <w:szCs w:val="16"/>
        </w:rPr>
      </w:pPr>
      <w:del w:id="541" w:author="DTP" w:date="2026-05-08T14:37:00Z">
        <w:r>
          <w:rPr>
            <w:sz w:val="20"/>
            <w:szCs w:val="16"/>
          </w:rPr>
          <w:delText>Parks Victoria</w:delText>
        </w:r>
      </w:del>
    </w:p>
    <w:p w:rsidR="00E71064" w:rsidP="00C64032" w14:paraId="793A3053" w14:textId="7181FBB8">
      <w:pPr>
        <w:pStyle w:val="ListParagraph"/>
        <w:numPr>
          <w:ilvl w:val="0"/>
          <w:numId w:val="42"/>
        </w:numPr>
        <w:spacing w:after="120"/>
        <w:contextualSpacing w:val="0"/>
        <w:rPr>
          <w:del w:id="542" w:author="DTP" w:date="2026-05-08T14:37:00Z"/>
          <w:sz w:val="20"/>
          <w:szCs w:val="16"/>
        </w:rPr>
      </w:pPr>
      <w:del w:id="543" w:author="DTP" w:date="2026-05-08T14:37:00Z">
        <w:r>
          <w:rPr>
            <w:sz w:val="20"/>
            <w:szCs w:val="16"/>
          </w:rPr>
          <w:delText>Barwon Region Water Corporation</w:delText>
        </w:r>
      </w:del>
    </w:p>
    <w:p w:rsidR="00E71064" w:rsidP="00C64032" w14:paraId="46D3D73D" w14:textId="5596FF29">
      <w:pPr>
        <w:pStyle w:val="ListParagraph"/>
        <w:numPr>
          <w:ilvl w:val="0"/>
          <w:numId w:val="42"/>
        </w:numPr>
        <w:spacing w:after="120"/>
        <w:contextualSpacing w:val="0"/>
        <w:rPr>
          <w:del w:id="544" w:author="DTP" w:date="2026-05-08T14:37:00Z"/>
          <w:sz w:val="20"/>
          <w:szCs w:val="16"/>
        </w:rPr>
      </w:pPr>
      <w:del w:id="545" w:author="DTP" w:date="2026-05-08T14:37:00Z">
        <w:r>
          <w:rPr>
            <w:sz w:val="20"/>
            <w:szCs w:val="16"/>
          </w:rPr>
          <w:delText xml:space="preserve">The Minister administering the Pipelines Act </w:delText>
        </w:r>
      </w:del>
    </w:p>
    <w:p w:rsidR="001D754D" w:rsidP="001D754D" w14:paraId="1AD9F85A" w14:textId="77777777">
      <w:pPr>
        <w:spacing w:after="120"/>
        <w:rPr>
          <w:sz w:val="20"/>
        </w:rPr>
      </w:pPr>
    </w:p>
    <w:p w:rsidR="001D754D" w:rsidRPr="00434EF0" w:rsidP="009B07D1" w14:paraId="5DD549CD" w14:textId="4FB62F60">
      <w:pPr>
        <w:spacing w:after="120"/>
        <w:ind w:left="1134"/>
        <w:rPr>
          <w:sz w:val="20"/>
        </w:rPr>
      </w:pPr>
      <w:r w:rsidRPr="00434EF0">
        <w:rPr>
          <w:sz w:val="20"/>
        </w:rPr>
        <w:t xml:space="preserve">Any plan forming part of the Development Plan </w:t>
      </w:r>
      <w:r w:rsidR="00B36ACD">
        <w:rPr>
          <w:sz w:val="20"/>
        </w:rPr>
        <w:t>approved under clause 4.0 of this schedule</w:t>
      </w:r>
      <w:r w:rsidRPr="00434EF0">
        <w:rPr>
          <w:sz w:val="20"/>
        </w:rPr>
        <w:t xml:space="preserve"> that requires Greater Geelong City Council </w:t>
      </w:r>
      <w:r w:rsidRPr="00434EF0" w:rsidR="00434EF0">
        <w:rPr>
          <w:sz w:val="20"/>
        </w:rPr>
        <w:t>to be the asset owner and</w:t>
      </w:r>
      <w:r w:rsidR="00EB76D5">
        <w:rPr>
          <w:sz w:val="20"/>
        </w:rPr>
        <w:t xml:space="preserve"> / or</w:t>
      </w:r>
      <w:r w:rsidRPr="00434EF0" w:rsidR="00434EF0">
        <w:rPr>
          <w:sz w:val="20"/>
        </w:rPr>
        <w:t xml:space="preserve"> manager (such as for road, drainage, conservation and open space reserves)</w:t>
      </w:r>
      <w:ins w:id="546" w:author="Hall &amp; Wilcox" w:date="2026-05-15T17:35:00Z">
        <w:r w:rsidR="00607767">
          <w:rPr>
            <w:sz w:val="20"/>
          </w:rPr>
          <w:t xml:space="preserve"> or </w:t>
        </w:r>
      </w:ins>
      <w:ins w:id="547" w:author="Hall &amp; Wilcox" w:date="2026-05-15T17:36:00Z">
        <w:r w:rsidR="00607767">
          <w:rPr>
            <w:sz w:val="20"/>
          </w:rPr>
          <w:t>any plan that could impact on any asset owned by Greater Geelong City Council,</w:t>
        </w:r>
      </w:ins>
      <w:del w:id="548" w:author="Hall &amp; Wilcox" w:date="2026-05-15T17:35:00Z">
        <w:r w:rsidRPr="00434EF0" w:rsidR="00434EF0">
          <w:rPr>
            <w:sz w:val="20"/>
          </w:rPr>
          <w:delText>,</w:delText>
        </w:r>
      </w:del>
      <w:r w:rsidRPr="00434EF0" w:rsidR="00434EF0">
        <w:rPr>
          <w:sz w:val="20"/>
        </w:rPr>
        <w:t xml:space="preserve"> must be prepared to the satisfaction of Greater Geelong City Council before the Development Plan is approved by the responsible authority. </w:t>
      </w:r>
    </w:p>
    <w:p w:rsidR="005666DE" w14:paraId="7AAB52C1" w14:textId="3C3F1428">
      <w:pPr>
        <w:rPr>
          <w:rStyle w:val="Mapcode"/>
        </w:rPr>
      </w:pPr>
      <w:r>
        <w:br w:type="page"/>
      </w:r>
      <w:r w:rsidRPr="00067706" w:rsidR="00126D94">
        <w:rPr>
          <w:rStyle w:val="Mapcode"/>
        </w:rPr>
        <w:t>Plan 1</w:t>
      </w:r>
      <w:r w:rsidR="00126D94">
        <w:rPr>
          <w:rStyle w:val="Mapcode"/>
        </w:rPr>
        <w:t xml:space="preserve"> </w:t>
      </w:r>
      <w:r w:rsidRPr="00067706" w:rsidR="007769BE">
        <w:rPr>
          <w:rStyle w:val="Mapcode"/>
        </w:rPr>
        <w:t>–</w:t>
      </w:r>
      <w:r w:rsidRPr="00067706" w:rsidR="003E6DFD">
        <w:rPr>
          <w:rStyle w:val="Mapcode"/>
        </w:rPr>
        <w:t xml:space="preserve"> </w:t>
      </w:r>
      <w:r w:rsidRPr="00067706" w:rsidR="004828B3">
        <w:rPr>
          <w:rStyle w:val="Mapcode"/>
        </w:rPr>
        <w:t xml:space="preserve">Greater </w:t>
      </w:r>
      <w:r w:rsidRPr="00067706" w:rsidR="007769BE">
        <w:rPr>
          <w:rStyle w:val="Mapcode"/>
        </w:rPr>
        <w:t>Avalon Employment Precinct</w:t>
      </w:r>
      <w:r w:rsidRPr="00067706" w:rsidR="004828B3">
        <w:rPr>
          <w:rStyle w:val="Mapcode"/>
        </w:rPr>
        <w:t xml:space="preserve"> West</w:t>
      </w:r>
      <w:r w:rsidRPr="00067706" w:rsidR="007769BE">
        <w:rPr>
          <w:rStyle w:val="Mapcode"/>
        </w:rPr>
        <w:t xml:space="preserve"> </w:t>
      </w:r>
      <w:r w:rsidRPr="00067706" w:rsidR="004312C6">
        <w:rPr>
          <w:rStyle w:val="Mapcode"/>
        </w:rPr>
        <w:t>Concept</w:t>
      </w:r>
      <w:r w:rsidRPr="00067706" w:rsidR="003A2D02">
        <w:rPr>
          <w:rStyle w:val="Mapcode"/>
        </w:rPr>
        <w:t xml:space="preserve"> </w:t>
      </w:r>
      <w:commentRangeStart w:id="549"/>
      <w:r w:rsidRPr="00067706" w:rsidR="003A2D02">
        <w:rPr>
          <w:rStyle w:val="Mapcode"/>
        </w:rPr>
        <w:t>Plan</w:t>
      </w:r>
      <w:commentRangeEnd w:id="549"/>
      <w:r w:rsidRPr="00067706" w:rsidR="003F58A5">
        <w:rPr>
          <w:rStyle w:val="CommentReference"/>
          <w:rFonts w:ascii="Arial" w:hAnsi="Arial"/>
          <w:b/>
          <w:sz w:val="20"/>
          <w:szCs w:val="20"/>
        </w:rPr>
        <w:commentReference w:id="549"/>
      </w:r>
      <w:r w:rsidRPr="00067706" w:rsidR="003060BA">
        <w:rPr>
          <w:rStyle w:val="Mapcode"/>
        </w:rPr>
        <w:t xml:space="preserve"> </w:t>
      </w:r>
    </w:p>
    <w:p w:rsidR="0047676A" w:rsidRPr="004373E0" w14:paraId="6DE1FD52" w14:textId="0943AFD6">
      <w:pPr>
        <w:rPr>
          <w:rFonts w:ascii="Arial" w:hAnsi="Arial"/>
          <w:b/>
          <w:sz w:val="20"/>
        </w:rPr>
      </w:pPr>
      <w:r>
        <w:rPr>
          <w:noProof/>
        </w:rPr>
        <w:drawing>
          <wp:inline distT="0" distB="0" distL="0" distR="0">
            <wp:extent cx="5396620" cy="7631430"/>
            <wp:effectExtent l="0" t="0" r="0" b="7620"/>
            <wp:docPr id="176937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74470" name="Picture 1"/>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396620" cy="7631430"/>
                    </a:xfrm>
                    <a:prstGeom prst="rect">
                      <a:avLst/>
                    </a:prstGeom>
                    <a:noFill/>
                    <a:ln>
                      <a:noFill/>
                    </a:ln>
                  </pic:spPr>
                </pic:pic>
              </a:graphicData>
            </a:graphic>
          </wp:inline>
        </w:drawing>
      </w:r>
    </w:p>
    <w:p w:rsidR="00540BBC" w:rsidRPr="00540BBC" w:rsidP="00540BBC" w14:paraId="686CFD3D" w14:textId="488952E1">
      <w:pPr>
        <w:pStyle w:val="BodytextBlue"/>
        <w:numPr>
          <w:ilvl w:val="0"/>
          <w:numId w:val="0"/>
        </w:numPr>
        <w:tabs>
          <w:tab w:val="left" w:pos="1418"/>
        </w:tabs>
        <w:ind w:left="-131"/>
        <w:rPr>
          <w:noProof/>
        </w:rPr>
      </w:pPr>
    </w:p>
    <w:p w:rsidR="00FE54EB" w:rsidRPr="00FC5E34" w:rsidP="007462F5" w14:paraId="3BAAB3A5" w14:textId="58FC1BF2">
      <w:pPr>
        <w:pStyle w:val="BodytextBlue"/>
        <w:numPr>
          <w:ilvl w:val="0"/>
          <w:numId w:val="0"/>
        </w:numPr>
        <w:tabs>
          <w:tab w:val="left" w:pos="1418"/>
        </w:tabs>
        <w:ind w:left="229"/>
        <w:rPr>
          <w:b/>
        </w:rPr>
      </w:pPr>
      <w:r>
        <w:rPr>
          <w:noProof/>
          <w:color w:val="auto"/>
        </w:rPr>
        <w:br/>
      </w:r>
      <w:r w:rsidRPr="00067706" w:rsidR="003060BA">
        <w:rPr>
          <w:rStyle w:val="Mapcode"/>
        </w:rPr>
        <w:t xml:space="preserve"> </w:t>
      </w:r>
    </w:p>
    <w:sectPr w:rsidSect="00C96B75">
      <w:headerReference w:type="default" r:id="rId12"/>
      <w:footerReference w:type="default" r:id="rId13"/>
      <w:pgSz w:w="11907" w:h="16840" w:code="9"/>
      <w:pgMar w:top="1440" w:right="1701" w:bottom="1440" w:left="1701"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comment w:id="3" w:author="DTP" w:date="2026-05-11T09:53:00Z" w:initials="D">
    <w:p w:rsidR="00D51996" w:rsidP="00D51996" w14:paraId="1F4850F6">
      <w:pPr>
        <w:pStyle w:val="CommentText"/>
      </w:pPr>
      <w:r>
        <w:rPr>
          <w:rStyle w:val="CommentReference"/>
        </w:rPr>
        <w:annotationRef/>
      </w:r>
      <w:r>
        <w:t xml:space="preserve">Change made consistent with Form and Content, as noted by John Glossop </w:t>
      </w:r>
    </w:p>
  </w:comment>
  <w:comment w:id="7" w:author="DTP" w:date="2026-05-11T09:54:00Z" w:initials="D">
    <w:p w:rsidR="0076120E" w:rsidP="0076120E" w14:paraId="5F8CB997">
      <w:pPr>
        <w:pStyle w:val="CommentText"/>
      </w:pPr>
      <w:r>
        <w:rPr>
          <w:rStyle w:val="CommentReference"/>
        </w:rPr>
        <w:annotationRef/>
      </w:r>
      <w:r>
        <w:t xml:space="preserve">Change made in response to David Barnes expert evidence </w:t>
      </w:r>
    </w:p>
  </w:comment>
  <w:comment w:id="8" w:author="Hall &amp; Wilcox" w:date="2026-05-15T17:16:00Z" w:initials="HW">
    <w:p w:rsidR="00CA71CF" w:rsidP="00CA71CF" w14:paraId="03F311FD">
      <w:pPr>
        <w:pStyle w:val="CommentText"/>
      </w:pPr>
      <w:r>
        <w:rPr>
          <w:rStyle w:val="CommentReference"/>
        </w:rPr>
        <w:annotationRef/>
      </w:r>
      <w:r>
        <w:t>City of Greater Geelong does not support the recommendation to include reference to “temporary uses”.</w:t>
      </w:r>
    </w:p>
  </w:comment>
  <w:comment w:id="10" w:author="Hall &amp; Wilcox" w:date="2026-05-15T17:17:00Z" w:initials="HW">
    <w:p w:rsidR="00CA71CF" w:rsidP="00CA71CF" w14:paraId="614B4B3D">
      <w:pPr>
        <w:pStyle w:val="CommentText"/>
      </w:pPr>
      <w:r>
        <w:rPr>
          <w:rStyle w:val="CommentReference"/>
        </w:rPr>
        <w:annotationRef/>
      </w:r>
      <w:r>
        <w:t>Query why if we leave it at "works" why there needs to be a specific mention of site preparation</w:t>
      </w:r>
    </w:p>
  </w:comment>
  <w:comment w:id="17" w:author="Hall &amp; Wilcox" w:date="2026-05-15T17:17:00Z" w:initials="HW">
    <w:p w:rsidR="00CA71CF" w:rsidP="00CA71CF" w14:paraId="614239D7">
      <w:pPr>
        <w:pStyle w:val="CommentText"/>
      </w:pPr>
      <w:r>
        <w:rPr>
          <w:rStyle w:val="CommentReference"/>
        </w:rPr>
        <w:annotationRef/>
      </w:r>
      <w:r>
        <w:t>Again if it allows buildings and works why does it need to be specific to mention the environmental audit. This was supported by Dr Rowley's expert evidence.</w:t>
      </w:r>
    </w:p>
  </w:comment>
  <w:comment w:id="25" w:author="Hall &amp; Wilcox" w:date="2026-05-15T17:41:00Z" w:initials="HW">
    <w:p w:rsidR="00D3416B" w:rsidP="00D3416B" w14:paraId="06188293">
      <w:pPr>
        <w:pStyle w:val="CommentText"/>
      </w:pPr>
      <w:r>
        <w:rPr>
          <w:rStyle w:val="CommentReference"/>
        </w:rPr>
        <w:annotationRef/>
      </w:r>
      <w:r>
        <w:t xml:space="preserve">Avalon requested change. Council does not oppose. </w:t>
      </w:r>
    </w:p>
  </w:comment>
  <w:comment w:id="35" w:author="DTP" w:date="2026-05-11T09:56:00Z" w:initials="D">
    <w:p w:rsidR="00A8259F" w:rsidP="00A8259F" w14:paraId="4B80D2CD">
      <w:pPr>
        <w:pStyle w:val="CommentText"/>
      </w:pPr>
      <w:r>
        <w:rPr>
          <w:rStyle w:val="CommentReference"/>
        </w:rPr>
        <w:annotationRef/>
      </w:r>
      <w:r>
        <w:t xml:space="preserve">Change made in response to Justin Pegg expert evidence </w:t>
      </w:r>
    </w:p>
  </w:comment>
  <w:comment w:id="42" w:author="Hall &amp; Wilcox" w:date="2026-05-15T17:42:00Z" w:initials="HW">
    <w:p w:rsidR="00D3416B" w:rsidP="00D3416B" w14:paraId="2F1DDAA9">
      <w:pPr>
        <w:pStyle w:val="CommentText"/>
      </w:pPr>
      <w:r>
        <w:rPr>
          <w:rStyle w:val="CommentReference"/>
        </w:rPr>
        <w:annotationRef/>
      </w:r>
      <w:r>
        <w:t xml:space="preserve">Avalon requested change. Council does not oppose. </w:t>
      </w:r>
    </w:p>
  </w:comment>
  <w:comment w:id="46" w:author="DTP" w:date="2026-05-08T16:35:00Z" w:initials="D">
    <w:p w:rsidR="00F325A7" w:rsidP="00F325A7" w14:paraId="6F36E295">
      <w:pPr>
        <w:pStyle w:val="CommentText"/>
      </w:pPr>
      <w:r>
        <w:rPr>
          <w:rStyle w:val="CommentReference"/>
        </w:rPr>
        <w:annotationRef/>
      </w:r>
      <w:r>
        <w:t>Change made in response to submission 42 - this was missed at submission of the Day 1 DPO50</w:t>
      </w:r>
    </w:p>
  </w:comment>
  <w:comment w:id="62" w:author="DTP" w:date="2026-05-08T17:05:00Z" w:initials="D">
    <w:p w:rsidR="003B2394" w:rsidP="003B2394" w14:paraId="10CFACAE">
      <w:pPr>
        <w:pStyle w:val="CommentText"/>
      </w:pPr>
      <w:r>
        <w:rPr>
          <w:rStyle w:val="CommentReference"/>
        </w:rPr>
        <w:annotationRef/>
      </w:r>
      <w:r>
        <w:t>Below change made in response to Reece Humphreys evidence and in response to questions from Avalon Ind. 1 Pty Ltd</w:t>
      </w:r>
      <w:r>
        <w:rPr>
          <w:b/>
          <w:bCs/>
        </w:rPr>
        <w:t xml:space="preserve"> - this is not part of the key referred matters.</w:t>
      </w:r>
    </w:p>
  </w:comment>
  <w:comment w:id="77" w:author="DTP" w:date="2026-05-08T17:04:00Z" w:initials="D">
    <w:p w:rsidR="0038627A" w:rsidP="0038627A" w14:paraId="1BE11BC0">
      <w:pPr>
        <w:pStyle w:val="CommentText"/>
      </w:pPr>
      <w:r>
        <w:rPr>
          <w:rStyle w:val="CommentReference"/>
        </w:rPr>
        <w:annotationRef/>
      </w:r>
      <w:r>
        <w:t xml:space="preserve">Below changes made in response to Reece Humphreys evidence and in response to questions from Avalon Ind. 1 Pty Ltd - </w:t>
      </w:r>
      <w:r>
        <w:rPr>
          <w:b/>
          <w:bCs/>
        </w:rPr>
        <w:t>this is not part of the key referred matters.</w:t>
      </w:r>
    </w:p>
  </w:comment>
  <w:comment w:id="100" w:author="DTP" w:date="2026-05-08T16:36:00Z" w:initials="D">
    <w:p w:rsidR="00F325A7" w:rsidP="00F325A7" w14:paraId="4E693DA8">
      <w:pPr>
        <w:pStyle w:val="CommentText"/>
      </w:pPr>
      <w:r>
        <w:rPr>
          <w:rStyle w:val="CommentReference"/>
        </w:rPr>
        <w:annotationRef/>
      </w:r>
      <w:r>
        <w:t>Change made in response to submission 42 - this was missed at submission of the Day 1 DPO50</w:t>
      </w:r>
    </w:p>
  </w:comment>
  <w:comment w:id="105" w:author="DTP" w:date="2026-05-08T16:36:00Z" w:initials="D">
    <w:p w:rsidR="00B12DFD" w:rsidP="00B12DFD" w14:paraId="48DDDD57">
      <w:pPr>
        <w:pStyle w:val="CommentText"/>
      </w:pPr>
      <w:r>
        <w:rPr>
          <w:rStyle w:val="CommentReference"/>
        </w:rPr>
        <w:annotationRef/>
      </w:r>
      <w:r>
        <w:t>Minor typo</w:t>
      </w:r>
    </w:p>
  </w:comment>
  <w:comment w:id="111" w:author="Hall &amp; Wilcox" w:date="2026-05-15T17:20:00Z" w:initials="HW">
    <w:p w:rsidR="00CA71CF" w:rsidP="00CA71CF" w14:paraId="2ACD5058">
      <w:pPr>
        <w:pStyle w:val="CommentText"/>
      </w:pPr>
      <w:r>
        <w:rPr>
          <w:rStyle w:val="CommentReference"/>
        </w:rPr>
        <w:annotationRef/>
      </w:r>
      <w:r>
        <w:t xml:space="preserve">Remove reference to "bulk" earthworks given it is not defined nor a specific permit trigger. </w:t>
      </w:r>
    </w:p>
  </w:comment>
  <w:comment w:id="123" w:author="DTP" w:date="2026-05-08T16:40:00Z" w:initials="D">
    <w:p w:rsidR="00C50BA1" w:rsidP="00C50BA1" w14:paraId="507D3B38">
      <w:pPr>
        <w:pStyle w:val="CommentText"/>
      </w:pPr>
      <w:r>
        <w:rPr>
          <w:rStyle w:val="CommentReference"/>
        </w:rPr>
        <w:annotationRef/>
      </w:r>
      <w:r>
        <w:t>Change made in response to submissions from Greater Geelong City Council</w:t>
      </w:r>
    </w:p>
  </w:comment>
  <w:comment w:id="124" w:author="Hall &amp; Wilcox" w:date="2026-05-15T17:21:00Z" w:initials="HW">
    <w:p w:rsidR="00247445" w:rsidP="00247445" w14:paraId="6B302680">
      <w:pPr>
        <w:pStyle w:val="CommentText"/>
      </w:pPr>
      <w:r>
        <w:rPr>
          <w:rStyle w:val="CommentReference"/>
        </w:rPr>
        <w:annotationRef/>
      </w:r>
      <w:r>
        <w:t>City of Greater Geelong does not support the DTP Drafting and instead suggests this should sit as a requirement of clause 4.0.</w:t>
      </w:r>
    </w:p>
  </w:comment>
  <w:comment w:id="188" w:author="Hall &amp; Wilcox" w:date="2026-05-15T17:22:00Z" w:initials="HW">
    <w:p w:rsidR="00C25634" w:rsidP="00C25634" w14:paraId="7886614B">
      <w:pPr>
        <w:pStyle w:val="CommentText"/>
      </w:pPr>
      <w:r>
        <w:rPr>
          <w:rStyle w:val="CommentReference"/>
        </w:rPr>
        <w:annotationRef/>
      </w:r>
      <w:r>
        <w:t xml:space="preserve">This drafting was included in the exhibited version. City of Greater Geelong submits it should be reinstated. </w:t>
      </w:r>
    </w:p>
  </w:comment>
  <w:comment w:id="194" w:author="DTP" w:date="2026-05-11T10:03:00Z" w:initials="D">
    <w:p w:rsidR="007E69D0" w:rsidP="007E69D0" w14:paraId="0D4C3559">
      <w:pPr>
        <w:pStyle w:val="CommentText"/>
      </w:pPr>
      <w:r>
        <w:rPr>
          <w:rStyle w:val="CommentReference"/>
        </w:rPr>
        <w:annotationRef/>
      </w:r>
      <w:r>
        <w:t xml:space="preserve">Change made for consistent terminology across the DPO50 </w:t>
      </w:r>
    </w:p>
  </w:comment>
  <w:comment w:id="199" w:author="DTP" w:date="2026-05-11T10:04:00Z" w:initials="D">
    <w:p w:rsidR="00A41F4C" w:rsidP="00A41F4C" w14:paraId="5E826C0E">
      <w:pPr>
        <w:pStyle w:val="CommentText"/>
      </w:pPr>
      <w:r>
        <w:rPr>
          <w:rStyle w:val="CommentReference"/>
        </w:rPr>
        <w:annotationRef/>
      </w:r>
      <w:r>
        <w:t xml:space="preserve">Deleted to avoid duplication as already covered under other interface provisions of the DPO50 </w:t>
      </w:r>
    </w:p>
  </w:comment>
  <w:comment w:id="215" w:author="DTP" w:date="2026-05-08T16:39:00Z" w:initials="D">
    <w:p w:rsidR="004E5A67" w:rsidP="004E5A67" w14:paraId="16F24963">
      <w:pPr>
        <w:pStyle w:val="CommentText"/>
      </w:pPr>
      <w:r>
        <w:rPr>
          <w:rStyle w:val="CommentReference"/>
        </w:rPr>
        <w:annotationRef/>
      </w:r>
      <w:r>
        <w:t xml:space="preserve">Change made in response to John Glossop evidence </w:t>
      </w:r>
    </w:p>
  </w:comment>
  <w:comment w:id="212" w:author="Hall &amp; Wilcox" w:date="2026-05-15T17:43:00Z" w:initials="HW">
    <w:p w:rsidR="00D3416B" w:rsidP="00D3416B" w14:paraId="223F34C7">
      <w:pPr>
        <w:pStyle w:val="CommentText"/>
      </w:pPr>
      <w:r>
        <w:rPr>
          <w:rStyle w:val="CommentReference"/>
        </w:rPr>
        <w:annotationRef/>
      </w:r>
      <w:r>
        <w:t xml:space="preserve">Avalon have requested it be prepared in consultation with it. Council does not oppose. </w:t>
      </w:r>
    </w:p>
  </w:comment>
  <w:comment w:id="220" w:author="DTP" w:date="2026-05-08T16:39:00Z" w:initials="D">
    <w:p w:rsidR="004E5A67" w:rsidP="004E5A67" w14:paraId="33C156DD">
      <w:pPr>
        <w:pStyle w:val="CommentText"/>
      </w:pPr>
      <w:r>
        <w:rPr>
          <w:rStyle w:val="CommentReference"/>
        </w:rPr>
        <w:annotationRef/>
      </w:r>
      <w:r>
        <w:t xml:space="preserve">Change made in response to submissions from Avalon Airport </w:t>
      </w:r>
    </w:p>
  </w:comment>
  <w:comment w:id="227" w:author="Hall &amp; Wilcox" w:date="2026-05-15T17:44:00Z" w:initials="HW">
    <w:p w:rsidR="00D3416B" w:rsidP="00D3416B" w14:paraId="4ECF9ADF">
      <w:pPr>
        <w:pStyle w:val="CommentText"/>
      </w:pPr>
      <w:r>
        <w:rPr>
          <w:rStyle w:val="CommentReference"/>
        </w:rPr>
        <w:annotationRef/>
      </w:r>
      <w:r>
        <w:t xml:space="preserve">Avalon have requested additional drafting. Council does not take a view on the contents of this report and defers to DTP and Avalon. </w:t>
      </w:r>
    </w:p>
  </w:comment>
  <w:comment w:id="239" w:author="DTP" w:date="2026-05-08T16:40:00Z" w:initials="D">
    <w:p w:rsidR="00C50BA1" w:rsidP="00C50BA1" w14:paraId="231B2620">
      <w:pPr>
        <w:pStyle w:val="CommentText"/>
      </w:pPr>
      <w:r>
        <w:rPr>
          <w:rStyle w:val="CommentReference"/>
        </w:rPr>
        <w:annotationRef/>
      </w:r>
      <w:r>
        <w:t xml:space="preserve">Change made in response to John Glossop evidence </w:t>
      </w:r>
    </w:p>
  </w:comment>
  <w:comment w:id="235" w:author="Hall &amp; Wilcox" w:date="2026-05-15T17:45:00Z" w:initials="HW">
    <w:p w:rsidR="00D3416B" w:rsidP="00D3416B" w14:paraId="34424AC7">
      <w:pPr>
        <w:pStyle w:val="CommentText"/>
      </w:pPr>
      <w:r>
        <w:rPr>
          <w:rStyle w:val="CommentReference"/>
        </w:rPr>
        <w:annotationRef/>
      </w:r>
      <w:r>
        <w:t xml:space="preserve">Avalon drafting. Council agrees it should defer to the airport lessee. </w:t>
      </w:r>
    </w:p>
  </w:comment>
  <w:comment w:id="246" w:author="Hall &amp; Wilcox" w:date="2026-05-15T17:25:00Z" w:initials="HW">
    <w:p w:rsidR="00C25634" w:rsidP="00C25634" w14:paraId="6204F6D3">
      <w:pPr>
        <w:pStyle w:val="CommentText"/>
      </w:pPr>
      <w:r>
        <w:rPr>
          <w:rStyle w:val="CommentReference"/>
        </w:rPr>
        <w:annotationRef/>
      </w:r>
      <w:r>
        <w:t xml:space="preserve">Change made to address Council submissions and gaps identified by Mr Weller, Mr Harvey and Mr Smales with the updated EHP Biodiversity Report. </w:t>
      </w:r>
    </w:p>
  </w:comment>
  <w:comment w:id="278" w:author="DTP" w:date="2026-05-08T16:40:00Z" w:initials="D">
    <w:p w:rsidR="00C50BA1" w:rsidP="00C50BA1" w14:paraId="0CF564B7">
      <w:pPr>
        <w:pStyle w:val="CommentText"/>
      </w:pPr>
      <w:r>
        <w:rPr>
          <w:rStyle w:val="CommentReference"/>
        </w:rPr>
        <w:annotationRef/>
      </w:r>
      <w:r>
        <w:t xml:space="preserve">Change made in response to John Glossop evidence </w:t>
      </w:r>
    </w:p>
  </w:comment>
  <w:comment w:id="272" w:author="Hall &amp; Wilcox" w:date="2026-05-15T17:33:00Z" w:initials="HW">
    <w:p w:rsidR="00D96F66" w:rsidP="00D96F66" w14:paraId="5ADE9136">
      <w:pPr>
        <w:pStyle w:val="CommentText"/>
      </w:pPr>
      <w:r>
        <w:rPr>
          <w:rStyle w:val="CommentReference"/>
        </w:rPr>
        <w:annotationRef/>
      </w:r>
      <w:r>
        <w:t xml:space="preserve">Council is not listed as an authority under this plan. It submits this plan should be to its satisfaction or in the alternative be listed with these Authorities. </w:t>
      </w:r>
    </w:p>
  </w:comment>
  <w:comment w:id="290" w:author="Hall &amp; Wilcox" w:date="2026-05-15T17:27:00Z" w:initials="HW">
    <w:p w:rsidR="005D0B94" w:rsidP="005D0B94" w14:paraId="73FF113A" w14:textId="77777777">
      <w:pPr>
        <w:pStyle w:val="CommentText"/>
      </w:pPr>
      <w:r>
        <w:rPr>
          <w:rStyle w:val="CommentReference"/>
        </w:rPr>
        <w:annotationRef/>
      </w:r>
      <w:r>
        <w:t xml:space="preserve">Change supported by evidence of Ms Forbes and Mr Weller. </w:t>
      </w:r>
    </w:p>
    <w:p w:rsidR="005D0B94" w:rsidP="005D0B94" w14:paraId="385665E7">
      <w:pPr>
        <w:pStyle w:val="CommentText"/>
      </w:pPr>
      <w:r>
        <w:t xml:space="preserve">Council would accept drafting that allows assets but only where they have an ecological benefit. </w:t>
      </w:r>
    </w:p>
  </w:comment>
  <w:comment w:id="302" w:author="DTP" w:date="2026-05-08T16:46:00Z" w:initials="D">
    <w:p w:rsidR="007A5716" w:rsidP="007A5716" w14:paraId="4981DBA1">
      <w:pPr>
        <w:pStyle w:val="CommentText"/>
      </w:pPr>
      <w:r>
        <w:rPr>
          <w:rStyle w:val="CommentReference"/>
        </w:rPr>
        <w:annotationRef/>
      </w:r>
      <w:r>
        <w:t xml:space="preserve">Minor typo </w:t>
      </w:r>
    </w:p>
  </w:comment>
  <w:comment w:id="306" w:author="Hall &amp; Wilcox" w:date="2026-05-15T17:27:00Z" w:initials="HW">
    <w:p w:rsidR="00D96F66" w:rsidP="00D96F66" w14:paraId="2B1DFE99">
      <w:pPr>
        <w:pStyle w:val="CommentText"/>
      </w:pPr>
      <w:r>
        <w:rPr>
          <w:rStyle w:val="CommentReference"/>
        </w:rPr>
        <w:annotationRef/>
      </w:r>
      <w:r>
        <w:t xml:space="preserve">NVPP Recommendation. </w:t>
      </w:r>
    </w:p>
  </w:comment>
  <w:comment w:id="323" w:author="DTP" w:date="2026-05-08T16:41:00Z" w:initials="D">
    <w:p w:rsidR="001219C8" w:rsidP="001219C8" w14:paraId="106562C0">
      <w:pPr>
        <w:pStyle w:val="CommentText"/>
      </w:pPr>
      <w:r>
        <w:rPr>
          <w:rStyle w:val="CommentReference"/>
        </w:rPr>
        <w:annotationRef/>
      </w:r>
      <w:r>
        <w:t xml:space="preserve">Change made in response to Lance Lloyd evidence </w:t>
      </w:r>
    </w:p>
  </w:comment>
  <w:comment w:id="315" w:author="Hall &amp; Wilcox" w:date="2026-05-15T17:28:00Z" w:initials="HW">
    <w:p w:rsidR="00D96F66" w:rsidP="00D96F66" w14:paraId="2890A7FF">
      <w:pPr>
        <w:pStyle w:val="CommentText"/>
      </w:pPr>
      <w:r>
        <w:rPr>
          <w:rStyle w:val="CommentReference"/>
        </w:rPr>
        <w:annotationRef/>
      </w:r>
      <w:r>
        <w:t xml:space="preserve">City of Greater Geelong submits this should sit as a separate document in the DP. </w:t>
      </w:r>
    </w:p>
  </w:comment>
  <w:comment w:id="348" w:author="DTP" w:date="2026-05-08T16:41:00Z" w:initials="D">
    <w:p w:rsidR="001219C8" w:rsidP="001219C8" w14:paraId="2DC88C3D">
      <w:pPr>
        <w:pStyle w:val="CommentText"/>
      </w:pPr>
      <w:r>
        <w:rPr>
          <w:rStyle w:val="CommentReference"/>
        </w:rPr>
        <w:annotationRef/>
      </w:r>
      <w:r>
        <w:t xml:space="preserve">Change made in response to recommendations from drainage experts </w:t>
      </w:r>
    </w:p>
  </w:comment>
  <w:comment w:id="355" w:author="DTP" w:date="2026-05-08T16:42:00Z" w:initials="D">
    <w:p w:rsidR="00F72F9C" w:rsidP="00F72F9C" w14:paraId="087D2F74">
      <w:pPr>
        <w:pStyle w:val="CommentText"/>
      </w:pPr>
      <w:r>
        <w:rPr>
          <w:rStyle w:val="CommentReference"/>
        </w:rPr>
        <w:annotationRef/>
      </w:r>
      <w:r>
        <w:t>Change made for consistency with Clause 18-02-7S</w:t>
      </w:r>
    </w:p>
  </w:comment>
  <w:comment w:id="362" w:author="DTP" w:date="2026-05-08T16:41:00Z" w:initials="D">
    <w:p w:rsidR="00F72F9C" w:rsidP="00F72F9C" w14:paraId="15D9349F">
      <w:pPr>
        <w:pStyle w:val="CommentText"/>
      </w:pPr>
      <w:r>
        <w:rPr>
          <w:rStyle w:val="CommentReference"/>
        </w:rPr>
        <w:annotationRef/>
      </w:r>
      <w:r>
        <w:t>Change made in response to submissions from Avalon Airport</w:t>
      </w:r>
    </w:p>
  </w:comment>
  <w:comment w:id="377" w:author="DTP" w:date="2026-05-08T16:42:00Z" w:initials="D">
    <w:p w:rsidR="00FC57CF" w:rsidP="00FC57CF" w14:paraId="28DC7E07">
      <w:pPr>
        <w:pStyle w:val="CommentText"/>
      </w:pPr>
      <w:r>
        <w:rPr>
          <w:rStyle w:val="CommentReference"/>
        </w:rPr>
        <w:annotationRef/>
      </w:r>
      <w:r>
        <w:t xml:space="preserve">Change made in response to John Glossop evidence </w:t>
      </w:r>
    </w:p>
  </w:comment>
  <w:comment w:id="367" w:author="Hall &amp; Wilcox" w:date="2026-05-15T17:32:00Z" w:initials="HW">
    <w:p w:rsidR="00D96F66" w:rsidP="00D96F66" w14:paraId="7467A0D1">
      <w:pPr>
        <w:pStyle w:val="CommentText"/>
      </w:pPr>
      <w:r>
        <w:rPr>
          <w:rStyle w:val="CommentReference"/>
        </w:rPr>
        <w:annotationRef/>
      </w:r>
      <w:r>
        <w:t xml:space="preserve">Council is not listed here. Council requests this plan be to its satisfaction. In the alternative it should be listed with these authorities. </w:t>
      </w:r>
    </w:p>
  </w:comment>
  <w:comment w:id="392" w:author="DTP" w:date="2026-05-08T16:42:00Z" w:initials="D">
    <w:p w:rsidR="00FC57CF" w:rsidP="00FC57CF" w14:paraId="772AC747">
      <w:pPr>
        <w:pStyle w:val="CommentText"/>
      </w:pPr>
      <w:r>
        <w:rPr>
          <w:rStyle w:val="CommentReference"/>
        </w:rPr>
        <w:annotationRef/>
      </w:r>
      <w:r>
        <w:t xml:space="preserve">Change made in response to John Glossop evidence </w:t>
      </w:r>
    </w:p>
  </w:comment>
  <w:comment w:id="388" w:author="Hall &amp; Wilcox" w:date="2026-05-15T17:31:00Z" w:initials="HW">
    <w:p w:rsidR="00D96F66" w:rsidP="00D96F66" w14:paraId="3F915AF7">
      <w:pPr>
        <w:pStyle w:val="CommentText"/>
      </w:pPr>
      <w:r>
        <w:rPr>
          <w:rStyle w:val="CommentReference"/>
        </w:rPr>
        <w:annotationRef/>
      </w:r>
      <w:r>
        <w:t xml:space="preserve">This should be the drainage authority, not the CMA. </w:t>
      </w:r>
    </w:p>
  </w:comment>
  <w:comment w:id="404" w:author="DTP" w:date="2026-05-08T16:42:00Z" w:initials="D">
    <w:p w:rsidR="00FC57CF" w:rsidP="00FC57CF" w14:paraId="3588078C">
      <w:pPr>
        <w:pStyle w:val="CommentText"/>
      </w:pPr>
      <w:r>
        <w:rPr>
          <w:rStyle w:val="CommentReference"/>
        </w:rPr>
        <w:annotationRef/>
      </w:r>
      <w:r>
        <w:t>Change made for consistency with clause 18.02-7S</w:t>
      </w:r>
    </w:p>
  </w:comment>
  <w:comment w:id="411" w:author="Hall &amp; Wilcox" w:date="2026-05-15T17:31:00Z" w:initials="HW">
    <w:p w:rsidR="00D96F66" w:rsidP="00D96F66" w14:paraId="381AAACB">
      <w:pPr>
        <w:pStyle w:val="CommentText"/>
      </w:pPr>
      <w:r>
        <w:rPr>
          <w:rStyle w:val="CommentReference"/>
        </w:rPr>
        <w:annotationRef/>
      </w:r>
      <w:r>
        <w:t xml:space="preserve">This should apply regardless of who the owner is. </w:t>
      </w:r>
    </w:p>
  </w:comment>
  <w:comment w:id="420" w:author="DTP" w:date="2026-05-08T16:43:00Z" w:initials="D">
    <w:p w:rsidR="00FC57CF" w:rsidP="00FC57CF" w14:paraId="756FA4D4">
      <w:pPr>
        <w:pStyle w:val="CommentText"/>
      </w:pPr>
      <w:r>
        <w:rPr>
          <w:rStyle w:val="CommentReference"/>
        </w:rPr>
        <w:annotationRef/>
      </w:r>
      <w:r>
        <w:t xml:space="preserve">Change made in response to John Glossop evidence </w:t>
      </w:r>
    </w:p>
  </w:comment>
  <w:comment w:id="452" w:author="DTP" w:date="2026-05-08T16:43:00Z" w:initials="D">
    <w:p w:rsidR="00FC57CF" w:rsidP="00FC57CF" w14:paraId="7F59F137">
      <w:pPr>
        <w:pStyle w:val="CommentText"/>
      </w:pPr>
      <w:r>
        <w:rPr>
          <w:rStyle w:val="CommentReference"/>
        </w:rPr>
        <w:annotationRef/>
      </w:r>
      <w:r>
        <w:t xml:space="preserve">Change made in response to John Glossop evidence </w:t>
      </w:r>
    </w:p>
  </w:comment>
  <w:comment w:id="462" w:author="DTP" w:date="2026-05-08T16:43:00Z" w:initials="D">
    <w:p w:rsidR="00F325A7" w:rsidP="00F325A7" w14:paraId="6B0A4BC4">
      <w:pPr>
        <w:pStyle w:val="CommentText"/>
      </w:pPr>
      <w:r>
        <w:rPr>
          <w:rStyle w:val="CommentReference"/>
        </w:rPr>
        <w:annotationRef/>
      </w:r>
      <w:r>
        <w:t>Change made in response to submission 42 - this was missed at submission of the Day 1 DPO50</w:t>
      </w:r>
    </w:p>
  </w:comment>
  <w:comment w:id="470" w:author="DTP" w:date="2026-05-08T16:43:00Z" w:initials="D">
    <w:p w:rsidR="00F325A7" w:rsidP="00F325A7" w14:paraId="405E7A02">
      <w:pPr>
        <w:pStyle w:val="CommentText"/>
      </w:pPr>
      <w:r>
        <w:rPr>
          <w:rStyle w:val="CommentReference"/>
        </w:rPr>
        <w:annotationRef/>
      </w:r>
      <w:r>
        <w:t>Change made in response to submission 42 - this was missed at submission of the Day 1 DPO50</w:t>
      </w:r>
    </w:p>
  </w:comment>
  <w:comment w:id="478" w:author="DTP" w:date="2026-05-08T16:43:00Z" w:initials="D">
    <w:p w:rsidR="00FC57CF" w:rsidP="00FC57CF" w14:paraId="5FCC73E3">
      <w:pPr>
        <w:pStyle w:val="CommentText"/>
      </w:pPr>
      <w:r>
        <w:rPr>
          <w:rStyle w:val="CommentReference"/>
        </w:rPr>
        <w:annotationRef/>
      </w:r>
      <w:r>
        <w:t xml:space="preserve">Change made in response to John Glossop evidence </w:t>
      </w:r>
    </w:p>
  </w:comment>
  <w:comment w:id="494" w:author="DTP" w:date="2026-05-08T16:44:00Z" w:initials="D">
    <w:p w:rsidR="00FC57CF" w:rsidP="00FC57CF" w14:paraId="120A80E4">
      <w:pPr>
        <w:pStyle w:val="CommentText"/>
      </w:pPr>
      <w:r>
        <w:rPr>
          <w:rStyle w:val="CommentReference"/>
        </w:rPr>
        <w:annotationRef/>
      </w:r>
      <w:r>
        <w:t xml:space="preserve">Change made in response to Aaron Harvey evidence </w:t>
      </w:r>
    </w:p>
  </w:comment>
  <w:comment w:id="503" w:author="DTP" w:date="2026-05-11T10:10:00Z" w:initials="D">
    <w:p w:rsidR="00C76EB8" w:rsidP="00C76EB8" w14:paraId="7A2547FD">
      <w:pPr>
        <w:pStyle w:val="CommentText"/>
      </w:pPr>
      <w:r>
        <w:rPr>
          <w:rStyle w:val="CommentReference"/>
        </w:rPr>
        <w:annotationRef/>
      </w:r>
      <w:r>
        <w:t>Change made for consistency with clause 18.02-7S</w:t>
      </w:r>
    </w:p>
  </w:comment>
  <w:comment w:id="510" w:author="DTP" w:date="2026-05-11T10:11:00Z" w:initials="D">
    <w:p w:rsidR="001F53E6" w:rsidP="001F53E6" w14:paraId="65DF5FD5">
      <w:pPr>
        <w:pStyle w:val="CommentText"/>
      </w:pPr>
      <w:r>
        <w:rPr>
          <w:rStyle w:val="CommentReference"/>
        </w:rPr>
        <w:annotationRef/>
      </w:r>
      <w:r>
        <w:t xml:space="preserve">Change made in response to John Glossop evidence </w:t>
      </w:r>
    </w:p>
  </w:comment>
  <w:comment w:id="520" w:author="DTP" w:date="2026-05-11T10:12:00Z" w:initials="D">
    <w:p w:rsidR="00C4424D" w:rsidP="00C4424D" w14:paraId="582364DD">
      <w:pPr>
        <w:pStyle w:val="CommentText"/>
      </w:pPr>
      <w:r>
        <w:rPr>
          <w:rStyle w:val="CommentReference"/>
        </w:rPr>
        <w:annotationRef/>
      </w:r>
      <w:r>
        <w:t>Minor typos</w:t>
      </w:r>
    </w:p>
  </w:comment>
  <w:comment w:id="526" w:author="DTP" w:date="2026-05-08T16:44:00Z" w:initials="D">
    <w:p w:rsidR="00A27F6F" w:rsidP="00A27F6F" w14:paraId="157A5384">
      <w:pPr>
        <w:pStyle w:val="CommentText"/>
      </w:pPr>
      <w:r>
        <w:rPr>
          <w:rStyle w:val="CommentReference"/>
        </w:rPr>
        <w:annotationRef/>
      </w:r>
      <w:r>
        <w:t xml:space="preserve">Change made in response to John Glossop evidence </w:t>
      </w:r>
    </w:p>
  </w:comment>
  <w:comment w:id="549" w:author="DTP" w:date="2026-05-11T10:14:00Z" w:initials="D">
    <w:p w:rsidR="003F58A5" w:rsidP="003F58A5" w14:paraId="16D70D5F" w14:textId="77777777">
      <w:pPr>
        <w:pStyle w:val="CommentText"/>
      </w:pPr>
      <w:r>
        <w:rPr>
          <w:rStyle w:val="CommentReference"/>
        </w:rPr>
        <w:annotationRef/>
      </w:r>
      <w:r>
        <w:t>Plan 1 will be updated to identify the following changes:</w:t>
      </w:r>
    </w:p>
    <w:p w:rsidR="003F58A5" w:rsidP="003F58A5" w14:paraId="5328AA1C" w14:textId="77777777">
      <w:pPr>
        <w:pStyle w:val="CommentText"/>
        <w:ind w:left="300"/>
      </w:pPr>
      <w:r>
        <w:t xml:space="preserve">Show interim access as two way arrows </w:t>
      </w:r>
    </w:p>
    <w:p w:rsidR="003F58A5" w:rsidP="003F58A5" w14:paraId="5A12E1A4" w14:textId="77777777">
      <w:pPr>
        <w:pStyle w:val="CommentText"/>
        <w:ind w:left="300"/>
      </w:pPr>
      <w:r>
        <w:t>Show overland flow path from Princes Freeway as per Michael Mag evidence</w:t>
      </w:r>
    </w:p>
    <w:p w:rsidR="003F58A5" w:rsidP="003F58A5" w14:paraId="216738E1" w14:textId="77777777">
      <w:pPr>
        <w:pStyle w:val="CommentText"/>
        <w:ind w:left="300"/>
      </w:pPr>
      <w:r>
        <w:t>Add ‘Main Branch’ through conservation area as per Chris Beardshaw evidence</w:t>
      </w:r>
    </w:p>
    <w:p w:rsidR="003F58A5" w:rsidP="003F58A5" w14:paraId="7C09FE72">
      <w:pPr>
        <w:pStyle w:val="CommentText"/>
        <w:ind w:left="300"/>
      </w:pPr>
      <w:r>
        <w:t xml:space="preserve">Delete the western most ‘View line to You Yangs’ arrow given this is outside the precinct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15:commentEx w15:paraId="1F4850F6" w15:done="0"/>
  <w15:commentEx w15:paraId="5F8CB997" w15:done="0"/>
  <w15:commentEx w15:paraId="03F311FD" w15:paraIdParent="5F8CB997" w15:done="0"/>
  <w15:commentEx w15:paraId="614B4B3D" w15:done="0"/>
  <w15:commentEx w15:paraId="614239D7" w15:done="0"/>
  <w15:commentEx w15:paraId="06188293" w15:done="0"/>
  <w15:commentEx w15:paraId="4B80D2CD" w15:done="0"/>
  <w15:commentEx w15:paraId="2F1DDAA9" w15:done="0"/>
  <w15:commentEx w15:paraId="6F36E295" w15:done="0"/>
  <w15:commentEx w15:paraId="10CFACAE" w15:done="0"/>
  <w15:commentEx w15:paraId="1BE11BC0" w15:done="0"/>
  <w15:commentEx w15:paraId="4E693DA8" w15:done="0"/>
  <w15:commentEx w15:paraId="48DDDD57" w15:done="0"/>
  <w15:commentEx w15:paraId="2ACD5058" w15:done="0"/>
  <w15:commentEx w15:paraId="507D3B38" w15:done="0"/>
  <w15:commentEx w15:paraId="6B302680" w15:paraIdParent="507D3B38" w15:done="0"/>
  <w15:commentEx w15:paraId="7886614B" w15:done="0"/>
  <w15:commentEx w15:paraId="0D4C3559" w15:done="0"/>
  <w15:commentEx w15:paraId="5E826C0E" w15:done="0"/>
  <w15:commentEx w15:paraId="16F24963" w15:done="0"/>
  <w15:commentEx w15:paraId="223F34C7" w15:done="0"/>
  <w15:commentEx w15:paraId="33C156DD" w15:done="0"/>
  <w15:commentEx w15:paraId="4ECF9ADF" w15:done="0"/>
  <w15:commentEx w15:paraId="231B2620" w15:done="0"/>
  <w15:commentEx w15:paraId="34424AC7" w15:done="0"/>
  <w15:commentEx w15:paraId="6204F6D3" w15:done="0"/>
  <w15:commentEx w15:paraId="0CF564B7" w15:done="0"/>
  <w15:commentEx w15:paraId="5ADE9136" w15:done="0"/>
  <w15:commentEx w15:paraId="385665E7" w15:done="0"/>
  <w15:commentEx w15:paraId="4981DBA1" w15:done="0"/>
  <w15:commentEx w15:paraId="2B1DFE99" w15:done="0"/>
  <w15:commentEx w15:paraId="106562C0" w15:done="0"/>
  <w15:commentEx w15:paraId="2890A7FF" w15:done="0"/>
  <w15:commentEx w15:paraId="2DC88C3D" w15:done="0"/>
  <w15:commentEx w15:paraId="087D2F74" w15:done="0"/>
  <w15:commentEx w15:paraId="15D9349F" w15:done="0"/>
  <w15:commentEx w15:paraId="28DC7E07" w15:done="0"/>
  <w15:commentEx w15:paraId="7467A0D1" w15:done="0"/>
  <w15:commentEx w15:paraId="772AC747" w15:done="0"/>
  <w15:commentEx w15:paraId="3F915AF7" w15:done="0"/>
  <w15:commentEx w15:paraId="3588078C" w15:done="0"/>
  <w15:commentEx w15:paraId="381AAACB" w15:done="0"/>
  <w15:commentEx w15:paraId="756FA4D4" w15:done="0"/>
  <w15:commentEx w15:paraId="7F59F137" w15:done="0"/>
  <w15:commentEx w15:paraId="6B0A4BC4" w15:done="0"/>
  <w15:commentEx w15:paraId="405E7A02" w15:done="0"/>
  <w15:commentEx w15:paraId="5FCC73E3" w15:done="0"/>
  <w15:commentEx w15:paraId="120A80E4" w15:done="0"/>
  <w15:commentEx w15:paraId="7A2547FD" w15:done="0"/>
  <w15:commentEx w15:paraId="65DF5FD5" w15:done="0"/>
  <w15:commentEx w15:paraId="582364DD" w15:done="0"/>
  <w15:commentEx w15:paraId="157A5384" w15:done="0"/>
  <w15:commentEx w15:paraId="7C09FE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16cex:commentExtensible w16cex:durableId="4A0E8FE2" w16cex:dateUtc="2026-05-10T23:53:00Z"/>
  <w16cex:commentExtensible w16cex:durableId="4CFEF5D6" w16cex:dateUtc="2026-05-10T23:54:00Z"/>
  <w16cex:commentExtensible w16cex:durableId="1A02C174" w16cex:dateUtc="2026-05-15T07:16:00Z"/>
  <w16cex:commentExtensible w16cex:durableId="6D810119" w16cex:dateUtc="2026-05-15T07:17:00Z"/>
  <w16cex:commentExtensible w16cex:durableId="78E83648" w16cex:dateUtc="2026-05-15T07:17:00Z"/>
  <w16cex:commentExtensible w16cex:durableId="62A00E0F" w16cex:dateUtc="2026-05-15T07:41:00Z"/>
  <w16cex:commentExtensible w16cex:durableId="3B1BDA83" w16cex:dateUtc="2026-05-10T23:56:00Z"/>
  <w16cex:commentExtensible w16cex:durableId="61988A27" w16cex:dateUtc="2026-05-15T07:42:00Z"/>
  <w16cex:commentExtensible w16cex:durableId="26AE1E33" w16cex:dateUtc="2026-05-08T06:35:00Z"/>
  <w16cex:commentExtensible w16cex:durableId="75D8CFCD" w16cex:dateUtc="2026-05-08T07:05:00Z"/>
  <w16cex:commentExtensible w16cex:durableId="3BB166D8" w16cex:dateUtc="2026-05-08T07:04:00Z"/>
  <w16cex:commentExtensible w16cex:durableId="71BF9040" w16cex:dateUtc="2026-05-08T06:36:00Z"/>
  <w16cex:commentExtensible w16cex:durableId="0F258B33" w16cex:dateUtc="2026-05-08T06:36:00Z"/>
  <w16cex:commentExtensible w16cex:durableId="2B491530" w16cex:dateUtc="2026-05-15T07:20:00Z"/>
  <w16cex:commentExtensible w16cex:durableId="5A27B518" w16cex:dateUtc="2026-05-08T06:40:00Z"/>
  <w16cex:commentExtensible w16cex:durableId="37910CAB" w16cex:dateUtc="2026-05-15T07:21:00Z"/>
  <w16cex:commentExtensible w16cex:durableId="1A145659" w16cex:dateUtc="2026-05-15T07:22:00Z"/>
  <w16cex:commentExtensible w16cex:durableId="6E8545D8" w16cex:dateUtc="2026-05-11T00:03:00Z"/>
  <w16cex:commentExtensible w16cex:durableId="69B53F51" w16cex:dateUtc="2026-05-11T00:04:00Z"/>
  <w16cex:commentExtensible w16cex:durableId="107EF8A8" w16cex:dateUtc="2026-05-08T06:39:00Z"/>
  <w16cex:commentExtensible w16cex:durableId="5F4DE637" w16cex:dateUtc="2026-05-15T07:43:00Z"/>
  <w16cex:commentExtensible w16cex:durableId="4B4BCD73" w16cex:dateUtc="2026-05-08T06:39:00Z"/>
  <w16cex:commentExtensible w16cex:durableId="4053E7AB" w16cex:dateUtc="2026-05-15T07:44:00Z"/>
  <w16cex:commentExtensible w16cex:durableId="717E9177" w16cex:dateUtc="2026-05-08T06:40:00Z"/>
  <w16cex:commentExtensible w16cex:durableId="63C2DE9D" w16cex:dateUtc="2026-05-15T07:45:00Z"/>
  <w16cex:commentExtensible w16cex:durableId="0B9AC98F" w16cex:dateUtc="2026-05-15T07:25:00Z"/>
  <w16cex:commentExtensible w16cex:durableId="6191CB83" w16cex:dateUtc="2026-05-08T06:40:00Z"/>
  <w16cex:commentExtensible w16cex:durableId="7B3309A3" w16cex:dateUtc="2026-05-15T07:33:00Z"/>
  <w16cex:commentExtensible w16cex:durableId="44CFEB77" w16cex:dateUtc="2026-05-15T07:27:00Z"/>
  <w16cex:commentExtensible w16cex:durableId="363B7B54" w16cex:dateUtc="2026-05-08T06:46:00Z"/>
  <w16cex:commentExtensible w16cex:durableId="5B688DEC" w16cex:dateUtc="2026-05-15T07:27:00Z"/>
  <w16cex:commentExtensible w16cex:durableId="632145E0" w16cex:dateUtc="2026-05-08T06:41:00Z"/>
  <w16cex:commentExtensible w16cex:durableId="34E53A51" w16cex:dateUtc="2026-05-15T07:28:00Z"/>
  <w16cex:commentExtensible w16cex:durableId="56F6C095" w16cex:dateUtc="2026-05-08T06:41:00Z"/>
  <w16cex:commentExtensible w16cex:durableId="51BC97D5" w16cex:dateUtc="2026-05-08T06:42:00Z"/>
  <w16cex:commentExtensible w16cex:durableId="7B8D120B" w16cex:dateUtc="2026-05-08T06:41:00Z"/>
  <w16cex:commentExtensible w16cex:durableId="16D5B4D6" w16cex:dateUtc="2026-05-08T06:42:00Z"/>
  <w16cex:commentExtensible w16cex:durableId="6CA2C278" w16cex:dateUtc="2026-05-15T07:32:00Z"/>
  <w16cex:commentExtensible w16cex:durableId="28F26DBC" w16cex:dateUtc="2026-05-08T06:42:00Z"/>
  <w16cex:commentExtensible w16cex:durableId="522D4C15" w16cex:dateUtc="2026-05-15T07:31:00Z"/>
  <w16cex:commentExtensible w16cex:durableId="41206A8E" w16cex:dateUtc="2026-05-08T06:42:00Z"/>
  <w16cex:commentExtensible w16cex:durableId="196E946A" w16cex:dateUtc="2026-05-15T07:31:00Z"/>
  <w16cex:commentExtensible w16cex:durableId="05F5B6EA" w16cex:dateUtc="2026-05-08T06:43:00Z"/>
  <w16cex:commentExtensible w16cex:durableId="7AEFBCF6" w16cex:dateUtc="2026-05-08T06:43:00Z"/>
  <w16cex:commentExtensible w16cex:durableId="0071C253" w16cex:dateUtc="2026-05-08T06:43:00Z"/>
  <w16cex:commentExtensible w16cex:durableId="363A8B0A" w16cex:dateUtc="2026-05-08T06:43:00Z"/>
  <w16cex:commentExtensible w16cex:durableId="7A3586AB" w16cex:dateUtc="2026-05-08T06:43:00Z"/>
  <w16cex:commentExtensible w16cex:durableId="72A7F7F8" w16cex:dateUtc="2026-05-08T06:44:00Z"/>
  <w16cex:commentExtensible w16cex:durableId="6A0E3D95" w16cex:dateUtc="2026-05-11T00:10:00Z"/>
  <w16cex:commentExtensible w16cex:durableId="2394CE22" w16cex:dateUtc="2026-05-11T00:11:00Z"/>
  <w16cex:commentExtensible w16cex:durableId="35D0DBD9" w16cex:dateUtc="2026-05-11T00:12:00Z"/>
  <w16cex:commentExtensible w16cex:durableId="00B12D2A" w16cex:dateUtc="2026-05-08T06:44:00Z"/>
  <w16cex:commentExtensible w16cex:durableId="3FC70CDF" w16cex:dateUtc="2026-05-11T00: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16cid:commentId w16cid:paraId="1F4850F6" w16cid:durableId="4A0E8FE2"/>
  <w16cid:commentId w16cid:paraId="5F8CB997" w16cid:durableId="4CFEF5D6"/>
  <w16cid:commentId w16cid:paraId="03F311FD" w16cid:durableId="1A02C174"/>
  <w16cid:commentId w16cid:paraId="614B4B3D" w16cid:durableId="6D810119"/>
  <w16cid:commentId w16cid:paraId="614239D7" w16cid:durableId="78E83648"/>
  <w16cid:commentId w16cid:paraId="06188293" w16cid:durableId="62A00E0F"/>
  <w16cid:commentId w16cid:paraId="4B80D2CD" w16cid:durableId="3B1BDA83"/>
  <w16cid:commentId w16cid:paraId="2F1DDAA9" w16cid:durableId="61988A27"/>
  <w16cid:commentId w16cid:paraId="6F36E295" w16cid:durableId="26AE1E33"/>
  <w16cid:commentId w16cid:paraId="10CFACAE" w16cid:durableId="75D8CFCD"/>
  <w16cid:commentId w16cid:paraId="1BE11BC0" w16cid:durableId="3BB166D8"/>
  <w16cid:commentId w16cid:paraId="4E693DA8" w16cid:durableId="71BF9040"/>
  <w16cid:commentId w16cid:paraId="48DDDD57" w16cid:durableId="0F258B33"/>
  <w16cid:commentId w16cid:paraId="2ACD5058" w16cid:durableId="2B491530"/>
  <w16cid:commentId w16cid:paraId="507D3B38" w16cid:durableId="5A27B518"/>
  <w16cid:commentId w16cid:paraId="6B302680" w16cid:durableId="37910CAB"/>
  <w16cid:commentId w16cid:paraId="7886614B" w16cid:durableId="1A145659"/>
  <w16cid:commentId w16cid:paraId="0D4C3559" w16cid:durableId="6E8545D8"/>
  <w16cid:commentId w16cid:paraId="5E826C0E" w16cid:durableId="69B53F51"/>
  <w16cid:commentId w16cid:paraId="16F24963" w16cid:durableId="107EF8A8"/>
  <w16cid:commentId w16cid:paraId="223F34C7" w16cid:durableId="5F4DE637"/>
  <w16cid:commentId w16cid:paraId="33C156DD" w16cid:durableId="4B4BCD73"/>
  <w16cid:commentId w16cid:paraId="4ECF9ADF" w16cid:durableId="4053E7AB"/>
  <w16cid:commentId w16cid:paraId="231B2620" w16cid:durableId="717E9177"/>
  <w16cid:commentId w16cid:paraId="34424AC7" w16cid:durableId="63C2DE9D"/>
  <w16cid:commentId w16cid:paraId="6204F6D3" w16cid:durableId="0B9AC98F"/>
  <w16cid:commentId w16cid:paraId="0CF564B7" w16cid:durableId="6191CB83"/>
  <w16cid:commentId w16cid:paraId="5ADE9136" w16cid:durableId="7B3309A3"/>
  <w16cid:commentId w16cid:paraId="385665E7" w16cid:durableId="44CFEB77"/>
  <w16cid:commentId w16cid:paraId="4981DBA1" w16cid:durableId="363B7B54"/>
  <w16cid:commentId w16cid:paraId="2B1DFE99" w16cid:durableId="5B688DEC"/>
  <w16cid:commentId w16cid:paraId="106562C0" w16cid:durableId="632145E0"/>
  <w16cid:commentId w16cid:paraId="2890A7FF" w16cid:durableId="34E53A51"/>
  <w16cid:commentId w16cid:paraId="2DC88C3D" w16cid:durableId="56F6C095"/>
  <w16cid:commentId w16cid:paraId="087D2F74" w16cid:durableId="51BC97D5"/>
  <w16cid:commentId w16cid:paraId="15D9349F" w16cid:durableId="7B8D120B"/>
  <w16cid:commentId w16cid:paraId="28DC7E07" w16cid:durableId="16D5B4D6"/>
  <w16cid:commentId w16cid:paraId="7467A0D1" w16cid:durableId="6CA2C278"/>
  <w16cid:commentId w16cid:paraId="772AC747" w16cid:durableId="28F26DBC"/>
  <w16cid:commentId w16cid:paraId="3F915AF7" w16cid:durableId="522D4C15"/>
  <w16cid:commentId w16cid:paraId="3588078C" w16cid:durableId="41206A8E"/>
  <w16cid:commentId w16cid:paraId="381AAACB" w16cid:durableId="196E946A"/>
  <w16cid:commentId w16cid:paraId="756FA4D4" w16cid:durableId="05F5B6EA"/>
  <w16cid:commentId w16cid:paraId="7F59F137" w16cid:durableId="7AEFBCF6"/>
  <w16cid:commentId w16cid:paraId="6B0A4BC4" w16cid:durableId="0071C253"/>
  <w16cid:commentId w16cid:paraId="405E7A02" w16cid:durableId="363A8B0A"/>
  <w16cid:commentId w16cid:paraId="5FCC73E3" w16cid:durableId="7A3586AB"/>
  <w16cid:commentId w16cid:paraId="120A80E4" w16cid:durableId="72A7F7F8"/>
  <w16cid:commentId w16cid:paraId="7A2547FD" w16cid:durableId="6A0E3D95"/>
  <w16cid:commentId w16cid:paraId="65DF5FD5" w16cid:durableId="2394CE22"/>
  <w16cid:commentId w16cid:paraId="582364DD" w16cid:durableId="35D0DBD9"/>
  <w16cid:commentId w16cid:paraId="157A5384" w16cid:durableId="00B12D2A"/>
  <w16cid:commentId w16cid:paraId="7C09FE72" w16cid:durableId="3FC70CD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endnote w:type="separator" w:id="0">
    <w:p w:rsidR="00F21DB2" w14:paraId="24394F0C" w14:textId="77777777">
      <w:r>
        <w:separator/>
      </w:r>
    </w:p>
    <w:p w:rsidR="00F21DB2" w14:paraId="459A3B14" w14:textId="77777777"/>
  </w:endnote>
  <w:endnote w:type="continuationSeparator" w:id="1">
    <w:p w:rsidR="00F21DB2" w14:paraId="5159F4DF" w14:textId="77777777">
      <w:r>
        <w:continuationSeparator/>
      </w:r>
    </w:p>
    <w:p w:rsidR="00F21DB2" w14:paraId="0313E017" w14:textId="77777777"/>
  </w:endnote>
  <w:endnote w:type="continuationNotice" w:id="2">
    <w:p w:rsidR="00F21DB2" w14:paraId="09D6ECD6"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p w:rsidR="00C6231C" w:rsidP="00C6231C" w14:paraId="5D7FA62A" w14:textId="657C6AA1">
    <w:pPr>
      <w:pStyle w:val="Footer"/>
      <w:pBdr>
        <w:top w:val="dotted" w:sz="4" w:space="1" w:color="auto"/>
      </w:pBdr>
      <w:tabs>
        <w:tab w:val="right" w:pos="8505"/>
        <w:tab w:val="clear" w:pos="8640"/>
      </w:tabs>
    </w:pPr>
    <w:r w:rsidRPr="00027F79">
      <w:t xml:space="preserve">Overlays – Clause 43.04 – Schedule </w:t>
    </w:r>
    <w:r w:rsidR="005323BB">
      <w:t>50</w:t>
    </w:r>
    <w:r w:rsidRPr="00027F79">
      <w:tab/>
    </w:r>
    <w:r w:rsidRPr="00027F79">
      <w:tab/>
      <w:t xml:space="preserve">Page </w:t>
    </w:r>
    <w:r>
      <w:fldChar w:fldCharType="begin"/>
    </w:r>
    <w:r>
      <w:instrText xml:space="preserve"> PAGE   \* MERGEFORMAT </w:instrText>
    </w:r>
    <w:r>
      <w:fldChar w:fldCharType="separate"/>
    </w:r>
    <w:r>
      <w:t>16</w:t>
    </w:r>
    <w:r>
      <w:rPr>
        <w:noProof/>
      </w:rPr>
      <w:fldChar w:fldCharType="end"/>
    </w:r>
    <w:r w:rsidRPr="00027F79">
      <w:t xml:space="preserve"> of </w:t>
    </w:r>
    <w:r>
      <w:fldChar w:fldCharType="begin"/>
    </w:r>
    <w:r>
      <w:instrText>NUMPAGES   \* MERGEFORMAT</w:instrText>
    </w:r>
    <w:r>
      <w:fldChar w:fldCharType="separate"/>
    </w:r>
    <w:r w:rsidR="007C6811">
      <w:rPr>
        <w:noProof/>
      </w:rPr>
      <w:t>16</w:t>
    </w:r>
    <w:r w:rsidR="007C6811">
      <w:rPr>
        <w:noProof/>
      </w:rPr>
      <w:fldChar w:fldCharType="end"/>
    </w:r>
  </w:p>
  <w:p w:rsidR="004F05FD" w:rsidRPr="004F05FD" w:rsidP="004F05FD" w14:paraId="3042596E" w14:textId="6F327532">
    <w:pPr>
      <w:pStyle w:val="Footer"/>
      <w:pBdr>
        <w:top w:val="dotted" w:sz="4" w:space="1" w:color="auto"/>
      </w:pBdr>
      <w:tabs>
        <w:tab w:val="right" w:pos="8505"/>
        <w:tab w:val="clear" w:pos="8640"/>
      </w:tabs>
      <w:rPr>
        <w:rFonts w:ascii="Arial" w:hAnsi="Arial" w:cs="Arial"/>
        <w:sz w:val="14"/>
      </w:rPr>
    </w:pPr>
    <w:r>
      <w:rPr>
        <w:rFonts w:ascii="Arial" w:hAnsi="Arial" w:cs="Arial"/>
        <w:sz w:val="14"/>
      </w:rPr>
      <w:fldChar w:fldCharType="begin"/>
    </w:r>
    <w:r>
      <w:rPr>
        <w:rFonts w:ascii="Arial" w:hAnsi="Arial" w:cs="Arial"/>
        <w:sz w:val="14"/>
      </w:rPr>
      <w:instrText xml:space="preserve"> DOCPROPERTY  iManageFooter </w:instrText>
    </w:r>
    <w:r>
      <w:rPr>
        <w:rFonts w:ascii="Arial" w:hAnsi="Arial" w:cs="Arial"/>
        <w:sz w:val="14"/>
      </w:rPr>
      <w:fldChar w:fldCharType="separate"/>
    </w:r>
    <w:r w:rsidR="00C91C08">
      <w:rPr>
        <w:rFonts w:ascii="Arial" w:hAnsi="Arial" w:cs="Arial"/>
        <w:sz w:val="14"/>
      </w:rPr>
      <w:t>[10016882:52962043_1]</w:t>
    </w:r>
    <w:r>
      <w:rPr>
        <w:rFonts w:ascii="Arial" w:hAnsi="Arial" w:cs="Arial"/>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footnote w:type="separator" w:id="0">
    <w:p w:rsidR="00F21DB2" w14:paraId="73ECC2DE" w14:textId="77777777">
      <w:r>
        <w:separator/>
      </w:r>
    </w:p>
    <w:p w:rsidR="00F21DB2" w14:paraId="5CFCC73E" w14:textId="77777777"/>
  </w:footnote>
  <w:footnote w:type="continuationSeparator" w:id="1">
    <w:p w:rsidR="00F21DB2" w14:paraId="56A48BA9" w14:textId="77777777">
      <w:r>
        <w:continuationSeparator/>
      </w:r>
    </w:p>
    <w:p w:rsidR="00F21DB2" w14:paraId="018EC676" w14:textId="77777777"/>
  </w:footnote>
  <w:footnote w:type="continuationNotice" w:id="2">
    <w:p w:rsidR="00F21DB2" w14:paraId="550AD9B7"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p w:rsidR="00744451" w:rsidP="00F12856" w14:paraId="667CC658" w14:textId="44A1C5BF">
    <w:pPr>
      <w:jc w:val="center"/>
      <w:rPr>
        <w:ins w:id="550" w:author="DTP" w:date="2026-05-11T09:52:00Z"/>
        <w:smallCaps/>
        <w:sz w:val="18"/>
        <w:u w:color="0000FF"/>
      </w:rPr>
    </w:pPr>
    <w:r w:rsidRPr="00852663">
      <w:rPr>
        <w:smallCaps/>
        <w:sz w:val="18"/>
        <w:u w:color="0000FF"/>
      </w:rPr>
      <w:t>Greater Geelong</w:t>
    </w:r>
    <w:r w:rsidRPr="00852663">
      <w:rPr>
        <w:smallCaps/>
        <w:sz w:val="18"/>
        <w:u w:color="0000FF"/>
      </w:rPr>
      <w:t xml:space="preserve"> Planning Scheme</w:t>
    </w:r>
  </w:p>
  <w:p w:rsidR="00744451" w:rsidRPr="002A47E9" w:rsidP="00F12856" w14:paraId="39B216CF" w14:textId="340B359F">
    <w:pPr>
      <w:jc w:val="center"/>
      <w:rPr>
        <w:b/>
        <w:smallCaps/>
        <w:sz w:val="28"/>
        <w:szCs w:val="32"/>
        <w:u w:color="0000FF"/>
        <w:rPrChange w:id="551" w:author="DTP" w:date="2026-05-11T11:17:00Z">
          <w:rPr>
            <w:smallCaps/>
            <w:sz w:val="18"/>
            <w:u w:color="0000FF"/>
          </w:rPr>
        </w:rPrChange>
      </w:rPr>
    </w:pPr>
    <w:ins w:id="552" w:author="DTP" w:date="2026-05-11T09:52:00Z">
      <w:r w:rsidRPr="002A47E9">
        <w:rPr>
          <w:b/>
          <w:smallCaps/>
          <w:sz w:val="28"/>
          <w:szCs w:val="32"/>
          <w:u w:color="0000FF"/>
          <w:rPrChange w:id="553" w:author="DTP" w:date="2026-05-11T09:52:00Z">
            <w:rPr>
              <w:smallCaps/>
              <w:sz w:val="18"/>
              <w:u w:color="0000FF"/>
            </w:rPr>
          </w:rPrChange>
        </w:rPr>
        <w:t>PART B</w:t>
      </w:r>
    </w:ins>
    <w:ins w:id="554" w:author="DTP" w:date="2026-05-11T09:52:00Z">
      <w:r w:rsidRPr="002A47E9" w:rsidR="002A47E9">
        <w:rPr>
          <w:b/>
          <w:smallCaps/>
          <w:sz w:val="28"/>
          <w:szCs w:val="32"/>
          <w:u w:color="0000FF"/>
          <w:rPrChange w:id="555" w:author="DTP" w:date="2026-05-11T09:52:00Z">
            <w:rPr>
              <w:smallCaps/>
              <w:sz w:val="18"/>
              <w:u w:color="0000FF"/>
            </w:rPr>
          </w:rPrChange>
        </w:rPr>
        <w:t xml:space="preserve"> SUBMISSION – 11 MAY 2026</w: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abstractNum w:abstractNumId="0" w15:restartNumberingAfterBreak="0">
    <w:nsid w:val="FFFFFF7C"/>
    <w:multiLevelType w:val="singleLevel"/>
    <w:tmpl w:val="1EA8933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66050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F4CA71D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C5A539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0ABC3AF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CAA6F0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02CB3D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0BAE6B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F444A0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12405E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D51763"/>
    <w:multiLevelType w:val="multilevel"/>
    <w:tmpl w:val="BD503A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641108"/>
    <w:multiLevelType w:val="hybridMultilevel"/>
    <w:tmpl w:val="676AC5E8"/>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4"/>
      <w:numFmt w:val="bullet"/>
      <w:lvlText w:val="-"/>
      <w:lvlJc w:val="left"/>
      <w:pPr>
        <w:ind w:left="1485" w:hanging="360"/>
      </w:pPr>
      <w:rPr>
        <w:rFonts w:ascii="Times New Roman" w:eastAsia="Times New Roman" w:hAnsi="Times New Roman" w:cs="Times New Roman" w:hint="default"/>
      </w:rPr>
    </w:lvl>
    <w:lvl w:ilvl="3">
      <w:start w:val="4"/>
      <w:numFmt w:val="bullet"/>
      <w:lvlText w:val="-"/>
      <w:lvlJc w:val="left"/>
      <w:pPr>
        <w:ind w:left="1854" w:hanging="360"/>
      </w:pPr>
      <w:rPr>
        <w:rFonts w:ascii="Times New Roman" w:eastAsia="Times New Roman" w:hAnsi="Times New Roman" w:cs="Times New Roman" w:hint="default"/>
      </w:rPr>
    </w:lvl>
    <w:lvl w:ilvl="4">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15:restartNumberingAfterBreak="0">
    <w:nsid w:val="01CC1510"/>
    <w:multiLevelType w:val="multilevel"/>
    <w:tmpl w:val="90466E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6F15A7"/>
    <w:multiLevelType w:val="hybridMultilevel"/>
    <w:tmpl w:val="71A64E6A"/>
    <w:lvl w:ilvl="0">
      <w:start w:val="4"/>
      <w:numFmt w:val="bullet"/>
      <w:lvlText w:val="-"/>
      <w:lvlJc w:val="left"/>
      <w:pPr>
        <w:ind w:left="1854" w:hanging="360"/>
      </w:pPr>
      <w:rPr>
        <w:rFonts w:ascii="Times New Roman" w:eastAsia="Times New Roman" w:hAnsi="Times New Roman" w:cs="Times New Roman"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tentative="1">
      <w:start w:val="1"/>
      <w:numFmt w:val="bullet"/>
      <w:lvlText w:val=""/>
      <w:lvlJc w:val="left"/>
      <w:pPr>
        <w:ind w:left="4014" w:hanging="360"/>
      </w:pPr>
      <w:rPr>
        <w:rFonts w:ascii="Symbol" w:hAnsi="Symbol" w:hint="default"/>
      </w:rPr>
    </w:lvl>
    <w:lvl w:ilvl="4" w:tentative="1">
      <w:start w:val="1"/>
      <w:numFmt w:val="bullet"/>
      <w:lvlText w:val="o"/>
      <w:lvlJc w:val="left"/>
      <w:pPr>
        <w:ind w:left="4734" w:hanging="360"/>
      </w:pPr>
      <w:rPr>
        <w:rFonts w:ascii="Courier New" w:hAnsi="Courier New" w:cs="Courier New" w:hint="default"/>
      </w:rPr>
    </w:lvl>
    <w:lvl w:ilvl="5" w:tentative="1">
      <w:start w:val="1"/>
      <w:numFmt w:val="bullet"/>
      <w:lvlText w:val=""/>
      <w:lvlJc w:val="left"/>
      <w:pPr>
        <w:ind w:left="5454" w:hanging="360"/>
      </w:pPr>
      <w:rPr>
        <w:rFonts w:ascii="Wingdings" w:hAnsi="Wingdings" w:hint="default"/>
      </w:rPr>
    </w:lvl>
    <w:lvl w:ilvl="6" w:tentative="1">
      <w:start w:val="1"/>
      <w:numFmt w:val="bullet"/>
      <w:lvlText w:val=""/>
      <w:lvlJc w:val="left"/>
      <w:pPr>
        <w:ind w:left="6174" w:hanging="360"/>
      </w:pPr>
      <w:rPr>
        <w:rFonts w:ascii="Symbol" w:hAnsi="Symbol" w:hint="default"/>
      </w:rPr>
    </w:lvl>
    <w:lvl w:ilvl="7" w:tentative="1">
      <w:start w:val="1"/>
      <w:numFmt w:val="bullet"/>
      <w:lvlText w:val="o"/>
      <w:lvlJc w:val="left"/>
      <w:pPr>
        <w:ind w:left="6894" w:hanging="360"/>
      </w:pPr>
      <w:rPr>
        <w:rFonts w:ascii="Courier New" w:hAnsi="Courier New" w:cs="Courier New" w:hint="default"/>
      </w:rPr>
    </w:lvl>
    <w:lvl w:ilvl="8" w:tentative="1">
      <w:start w:val="1"/>
      <w:numFmt w:val="bullet"/>
      <w:lvlText w:val=""/>
      <w:lvlJc w:val="left"/>
      <w:pPr>
        <w:ind w:left="7614" w:hanging="360"/>
      </w:pPr>
      <w:rPr>
        <w:rFonts w:ascii="Wingdings" w:hAnsi="Wingdings" w:hint="default"/>
      </w:rPr>
    </w:lvl>
  </w:abstractNum>
  <w:abstractNum w:abstractNumId="14" w15:restartNumberingAfterBreak="0">
    <w:nsid w:val="03E933AD"/>
    <w:multiLevelType w:val="hybridMultilevel"/>
    <w:tmpl w:val="D06A0EC4"/>
    <w:lvl w:ilvl="0">
      <w:start w:val="4"/>
      <w:numFmt w:val="bullet"/>
      <w:lvlText w:val="-"/>
      <w:lvlJc w:val="left"/>
      <w:pPr>
        <w:ind w:left="1778" w:hanging="360"/>
      </w:pPr>
      <w:rPr>
        <w:rFonts w:ascii="Times New Roman" w:eastAsia="Times New Roman" w:hAnsi="Times New Roman" w:cs="Times New Roman" w:hint="default"/>
      </w:rPr>
    </w:lvl>
    <w:lvl w:ilvl="1" w:tentative="1">
      <w:start w:val="1"/>
      <w:numFmt w:val="bullet"/>
      <w:lvlText w:val="o"/>
      <w:lvlJc w:val="left"/>
      <w:pPr>
        <w:ind w:left="2498" w:hanging="360"/>
      </w:pPr>
      <w:rPr>
        <w:rFonts w:ascii="Courier New" w:hAnsi="Courier New" w:cs="Courier New" w:hint="default"/>
      </w:rPr>
    </w:lvl>
    <w:lvl w:ilvl="2" w:tentative="1">
      <w:start w:val="1"/>
      <w:numFmt w:val="bullet"/>
      <w:lvlText w:val=""/>
      <w:lvlJc w:val="left"/>
      <w:pPr>
        <w:ind w:left="3218" w:hanging="360"/>
      </w:pPr>
      <w:rPr>
        <w:rFonts w:ascii="Wingdings" w:hAnsi="Wingdings" w:hint="default"/>
      </w:rPr>
    </w:lvl>
    <w:lvl w:ilvl="3" w:tentative="1">
      <w:start w:val="1"/>
      <w:numFmt w:val="bullet"/>
      <w:lvlText w:val=""/>
      <w:lvlJc w:val="left"/>
      <w:pPr>
        <w:ind w:left="3938" w:hanging="360"/>
      </w:pPr>
      <w:rPr>
        <w:rFonts w:ascii="Symbol" w:hAnsi="Symbol" w:hint="default"/>
      </w:rPr>
    </w:lvl>
    <w:lvl w:ilvl="4" w:tentative="1">
      <w:start w:val="1"/>
      <w:numFmt w:val="bullet"/>
      <w:lvlText w:val="o"/>
      <w:lvlJc w:val="left"/>
      <w:pPr>
        <w:ind w:left="4658" w:hanging="360"/>
      </w:pPr>
      <w:rPr>
        <w:rFonts w:ascii="Courier New" w:hAnsi="Courier New" w:cs="Courier New" w:hint="default"/>
      </w:rPr>
    </w:lvl>
    <w:lvl w:ilvl="5" w:tentative="1">
      <w:start w:val="1"/>
      <w:numFmt w:val="bullet"/>
      <w:lvlText w:val=""/>
      <w:lvlJc w:val="left"/>
      <w:pPr>
        <w:ind w:left="5378" w:hanging="360"/>
      </w:pPr>
      <w:rPr>
        <w:rFonts w:ascii="Wingdings" w:hAnsi="Wingdings" w:hint="default"/>
      </w:rPr>
    </w:lvl>
    <w:lvl w:ilvl="6" w:tentative="1">
      <w:start w:val="1"/>
      <w:numFmt w:val="bullet"/>
      <w:lvlText w:val=""/>
      <w:lvlJc w:val="left"/>
      <w:pPr>
        <w:ind w:left="6098" w:hanging="360"/>
      </w:pPr>
      <w:rPr>
        <w:rFonts w:ascii="Symbol" w:hAnsi="Symbol" w:hint="default"/>
      </w:rPr>
    </w:lvl>
    <w:lvl w:ilvl="7" w:tentative="1">
      <w:start w:val="1"/>
      <w:numFmt w:val="bullet"/>
      <w:lvlText w:val="o"/>
      <w:lvlJc w:val="left"/>
      <w:pPr>
        <w:ind w:left="6818" w:hanging="360"/>
      </w:pPr>
      <w:rPr>
        <w:rFonts w:ascii="Courier New" w:hAnsi="Courier New" w:cs="Courier New" w:hint="default"/>
      </w:rPr>
    </w:lvl>
    <w:lvl w:ilvl="8" w:tentative="1">
      <w:start w:val="1"/>
      <w:numFmt w:val="bullet"/>
      <w:lvlText w:val=""/>
      <w:lvlJc w:val="left"/>
      <w:pPr>
        <w:ind w:left="7538" w:hanging="360"/>
      </w:pPr>
      <w:rPr>
        <w:rFonts w:ascii="Wingdings" w:hAnsi="Wingdings" w:hint="default"/>
      </w:rPr>
    </w:lvl>
  </w:abstractNum>
  <w:abstractNum w:abstractNumId="15" w15:restartNumberingAfterBreak="0">
    <w:nsid w:val="052A5731"/>
    <w:multiLevelType w:val="multilevel"/>
    <w:tmpl w:val="9300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B4330C"/>
    <w:multiLevelType w:val="hybridMultilevel"/>
    <w:tmpl w:val="75CEEB70"/>
    <w:lvl w:ilvl="0">
      <w:start w:val="1"/>
      <w:numFmt w:val="bullet"/>
      <w:lvlText w:val="-"/>
      <w:lvlJc w:val="left"/>
      <w:pPr>
        <w:ind w:left="1080" w:hanging="360"/>
      </w:pPr>
      <w:rPr>
        <w:rFonts w:ascii="Times New Roman" w:hAnsi="Times New Roman"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7" w15:restartNumberingAfterBreak="0">
    <w:nsid w:val="0D095318"/>
    <w:multiLevelType w:val="hybridMultilevel"/>
    <w:tmpl w:val="6A00EEEE"/>
    <w:lvl w:ilvl="0">
      <w:start w:val="1"/>
      <w:numFmt w:val="bullet"/>
      <w:lvlText w:val=""/>
      <w:lvlJc w:val="left"/>
      <w:pPr>
        <w:ind w:left="2520" w:hanging="360"/>
      </w:pPr>
      <w:rPr>
        <w:rFonts w:ascii="Symbol" w:hAnsi="Symbol" w:hint="default"/>
      </w:rPr>
    </w:lvl>
    <w:lvl w:ilvl="1" w:tentative="1">
      <w:start w:val="1"/>
      <w:numFmt w:val="bullet"/>
      <w:lvlText w:val="o"/>
      <w:lvlJc w:val="left"/>
      <w:pPr>
        <w:ind w:left="3240" w:hanging="360"/>
      </w:pPr>
      <w:rPr>
        <w:rFonts w:ascii="Courier New" w:hAnsi="Courier New" w:cs="Courier New" w:hint="default"/>
      </w:rPr>
    </w:lvl>
    <w:lvl w:ilvl="2" w:tentative="1">
      <w:start w:val="1"/>
      <w:numFmt w:val="bullet"/>
      <w:lvlText w:val=""/>
      <w:lvlJc w:val="left"/>
      <w:pPr>
        <w:ind w:left="3960" w:hanging="360"/>
      </w:pPr>
      <w:rPr>
        <w:rFonts w:ascii="Wingdings" w:hAnsi="Wingdings" w:hint="default"/>
      </w:rPr>
    </w:lvl>
    <w:lvl w:ilvl="3" w:tentative="1">
      <w:start w:val="1"/>
      <w:numFmt w:val="bullet"/>
      <w:lvlText w:val=""/>
      <w:lvlJc w:val="left"/>
      <w:pPr>
        <w:ind w:left="4680" w:hanging="360"/>
      </w:pPr>
      <w:rPr>
        <w:rFonts w:ascii="Symbol" w:hAnsi="Symbol" w:hint="default"/>
      </w:rPr>
    </w:lvl>
    <w:lvl w:ilvl="4" w:tentative="1">
      <w:start w:val="1"/>
      <w:numFmt w:val="bullet"/>
      <w:lvlText w:val="o"/>
      <w:lvlJc w:val="left"/>
      <w:pPr>
        <w:ind w:left="5400" w:hanging="360"/>
      </w:pPr>
      <w:rPr>
        <w:rFonts w:ascii="Courier New" w:hAnsi="Courier New" w:cs="Courier New" w:hint="default"/>
      </w:rPr>
    </w:lvl>
    <w:lvl w:ilvl="5" w:tentative="1">
      <w:start w:val="1"/>
      <w:numFmt w:val="bullet"/>
      <w:lvlText w:val=""/>
      <w:lvlJc w:val="left"/>
      <w:pPr>
        <w:ind w:left="6120" w:hanging="360"/>
      </w:pPr>
      <w:rPr>
        <w:rFonts w:ascii="Wingdings" w:hAnsi="Wingdings" w:hint="default"/>
      </w:rPr>
    </w:lvl>
    <w:lvl w:ilvl="6" w:tentative="1">
      <w:start w:val="1"/>
      <w:numFmt w:val="bullet"/>
      <w:lvlText w:val=""/>
      <w:lvlJc w:val="left"/>
      <w:pPr>
        <w:ind w:left="6840" w:hanging="360"/>
      </w:pPr>
      <w:rPr>
        <w:rFonts w:ascii="Symbol" w:hAnsi="Symbol" w:hint="default"/>
      </w:rPr>
    </w:lvl>
    <w:lvl w:ilvl="7" w:tentative="1">
      <w:start w:val="1"/>
      <w:numFmt w:val="bullet"/>
      <w:lvlText w:val="o"/>
      <w:lvlJc w:val="left"/>
      <w:pPr>
        <w:ind w:left="7560" w:hanging="360"/>
      </w:pPr>
      <w:rPr>
        <w:rFonts w:ascii="Courier New" w:hAnsi="Courier New" w:cs="Courier New" w:hint="default"/>
      </w:rPr>
    </w:lvl>
    <w:lvl w:ilvl="8" w:tentative="1">
      <w:start w:val="1"/>
      <w:numFmt w:val="bullet"/>
      <w:lvlText w:val=""/>
      <w:lvlJc w:val="left"/>
      <w:pPr>
        <w:ind w:left="8280" w:hanging="360"/>
      </w:pPr>
      <w:rPr>
        <w:rFonts w:ascii="Wingdings" w:hAnsi="Wingdings" w:hint="default"/>
      </w:rPr>
    </w:lvl>
  </w:abstractNum>
  <w:abstractNum w:abstractNumId="18" w15:restartNumberingAfterBreak="0">
    <w:nsid w:val="0D5A72F8"/>
    <w:multiLevelType w:val="singleLevel"/>
    <w:tmpl w:val="8DB60554"/>
    <w:lvl w:ilvl="0">
      <w:start w:val="1"/>
      <w:numFmt w:val="bullet"/>
      <w:pStyle w:val="bodytextbullet"/>
      <w:lvlText w:val=""/>
      <w:legacy w:legacy="1" w:legacySpace="0" w:legacyIndent="283"/>
      <w:lvlJc w:val="left"/>
      <w:pPr>
        <w:ind w:left="1417" w:hanging="283"/>
      </w:pPr>
      <w:rPr>
        <w:rFonts w:ascii="Wingdings" w:hAnsi="Wingdings" w:hint="default"/>
        <w:sz w:val="16"/>
      </w:rPr>
    </w:lvl>
  </w:abstractNum>
  <w:abstractNum w:abstractNumId="19" w15:restartNumberingAfterBreak="0">
    <w:nsid w:val="0E812EB7"/>
    <w:multiLevelType w:val="hybridMultilevel"/>
    <w:tmpl w:val="C416FEE4"/>
    <w:lvl w:ilvl="0">
      <w:start w:val="4"/>
      <w:numFmt w:val="bullet"/>
      <w:lvlText w:val="-"/>
      <w:lvlJc w:val="left"/>
      <w:pPr>
        <w:ind w:left="1794" w:hanging="360"/>
      </w:pPr>
      <w:rPr>
        <w:rFonts w:ascii="Times New Roman" w:eastAsia="Times New Roman" w:hAnsi="Times New Roman" w:cs="Times New Roman" w:hint="default"/>
      </w:rPr>
    </w:lvl>
    <w:lvl w:ilvl="1">
      <w:start w:val="1"/>
      <w:numFmt w:val="bullet"/>
      <w:lvlText w:val="o"/>
      <w:lvlJc w:val="left"/>
      <w:pPr>
        <w:ind w:left="2514" w:hanging="360"/>
      </w:pPr>
      <w:rPr>
        <w:rFonts w:ascii="Courier New" w:hAnsi="Courier New" w:cs="Courier New" w:hint="default"/>
      </w:rPr>
    </w:lvl>
    <w:lvl w:ilvl="2" w:tentative="1">
      <w:start w:val="1"/>
      <w:numFmt w:val="bullet"/>
      <w:lvlText w:val=""/>
      <w:lvlJc w:val="left"/>
      <w:pPr>
        <w:ind w:left="3234" w:hanging="360"/>
      </w:pPr>
      <w:rPr>
        <w:rFonts w:ascii="Wingdings" w:hAnsi="Wingdings" w:hint="default"/>
      </w:rPr>
    </w:lvl>
    <w:lvl w:ilvl="3" w:tentative="1">
      <w:start w:val="1"/>
      <w:numFmt w:val="bullet"/>
      <w:lvlText w:val=""/>
      <w:lvlJc w:val="left"/>
      <w:pPr>
        <w:ind w:left="3954" w:hanging="360"/>
      </w:pPr>
      <w:rPr>
        <w:rFonts w:ascii="Symbol" w:hAnsi="Symbol" w:hint="default"/>
      </w:rPr>
    </w:lvl>
    <w:lvl w:ilvl="4" w:tentative="1">
      <w:start w:val="1"/>
      <w:numFmt w:val="bullet"/>
      <w:lvlText w:val="o"/>
      <w:lvlJc w:val="left"/>
      <w:pPr>
        <w:ind w:left="4674" w:hanging="360"/>
      </w:pPr>
      <w:rPr>
        <w:rFonts w:ascii="Courier New" w:hAnsi="Courier New" w:cs="Courier New" w:hint="default"/>
      </w:rPr>
    </w:lvl>
    <w:lvl w:ilvl="5" w:tentative="1">
      <w:start w:val="1"/>
      <w:numFmt w:val="bullet"/>
      <w:lvlText w:val=""/>
      <w:lvlJc w:val="left"/>
      <w:pPr>
        <w:ind w:left="5394" w:hanging="360"/>
      </w:pPr>
      <w:rPr>
        <w:rFonts w:ascii="Wingdings" w:hAnsi="Wingdings" w:hint="default"/>
      </w:rPr>
    </w:lvl>
    <w:lvl w:ilvl="6" w:tentative="1">
      <w:start w:val="1"/>
      <w:numFmt w:val="bullet"/>
      <w:lvlText w:val=""/>
      <w:lvlJc w:val="left"/>
      <w:pPr>
        <w:ind w:left="6114" w:hanging="360"/>
      </w:pPr>
      <w:rPr>
        <w:rFonts w:ascii="Symbol" w:hAnsi="Symbol" w:hint="default"/>
      </w:rPr>
    </w:lvl>
    <w:lvl w:ilvl="7" w:tentative="1">
      <w:start w:val="1"/>
      <w:numFmt w:val="bullet"/>
      <w:lvlText w:val="o"/>
      <w:lvlJc w:val="left"/>
      <w:pPr>
        <w:ind w:left="6834" w:hanging="360"/>
      </w:pPr>
      <w:rPr>
        <w:rFonts w:ascii="Courier New" w:hAnsi="Courier New" w:cs="Courier New" w:hint="default"/>
      </w:rPr>
    </w:lvl>
    <w:lvl w:ilvl="8" w:tentative="1">
      <w:start w:val="1"/>
      <w:numFmt w:val="bullet"/>
      <w:lvlText w:val=""/>
      <w:lvlJc w:val="left"/>
      <w:pPr>
        <w:ind w:left="7554" w:hanging="360"/>
      </w:pPr>
      <w:rPr>
        <w:rFonts w:ascii="Wingdings" w:hAnsi="Wingdings" w:hint="default"/>
      </w:rPr>
    </w:lvl>
  </w:abstractNum>
  <w:abstractNum w:abstractNumId="20" w15:restartNumberingAfterBreak="0">
    <w:nsid w:val="0F7247B5"/>
    <w:multiLevelType w:val="hybridMultilevel"/>
    <w:tmpl w:val="8F902C46"/>
    <w:lvl w:ilvl="0">
      <w:start w:val="1"/>
      <w:numFmt w:val="bullet"/>
      <w:lvlText w:val=""/>
      <w:lvlJc w:val="left"/>
      <w:pPr>
        <w:ind w:left="720" w:hanging="360"/>
      </w:pPr>
      <w:rPr>
        <w:rFonts w:ascii="Wingdings" w:hAnsi="Wingdings" w:hint="default"/>
      </w:rPr>
    </w:lvl>
    <w:lvl w:ilvl="1">
      <w:start w:val="1"/>
      <w:numFmt w:val="bullet"/>
      <w:lvlText w:val=""/>
      <w:lvlJc w:val="left"/>
      <w:pPr>
        <w:ind w:left="1494" w:hanging="360"/>
      </w:pPr>
      <w:rPr>
        <w:rFonts w:ascii="Wingdings" w:hAnsi="Wingdings" w:hint="default"/>
      </w:rPr>
    </w:lvl>
    <w:lvl w:ilvl="2">
      <w:start w:val="4"/>
      <w:numFmt w:val="bullet"/>
      <w:lvlText w:val="-"/>
      <w:lvlJc w:val="left"/>
      <w:pPr>
        <w:ind w:left="1794" w:hanging="360"/>
      </w:pPr>
      <w:rPr>
        <w:rFonts w:ascii="Times New Roman" w:eastAsia="Times New Roman" w:hAnsi="Times New Roman" w:cs="Times New Roman"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15:restartNumberingAfterBreak="0">
    <w:nsid w:val="12835117"/>
    <w:multiLevelType w:val="hybridMultilevel"/>
    <w:tmpl w:val="39CA8698"/>
    <w:lvl w:ilvl="0">
      <w:start w:val="1"/>
      <w:numFmt w:val="bullet"/>
      <w:pStyle w:val="BodytextBlue"/>
      <w:lvlText w:val=""/>
      <w:lvlJc w:val="left"/>
      <w:pPr>
        <w:ind w:left="2138" w:hanging="360"/>
      </w:pPr>
      <w:rPr>
        <w:rFonts w:ascii="Wingdings" w:hAnsi="Wingdings" w:hint="default"/>
      </w:rPr>
    </w:lvl>
    <w:lvl w:ilvl="1">
      <w:start w:val="1"/>
      <w:numFmt w:val="bullet"/>
      <w:lvlText w:val="o"/>
      <w:lvlJc w:val="left"/>
      <w:pPr>
        <w:ind w:left="2858" w:hanging="360"/>
      </w:pPr>
      <w:rPr>
        <w:rFonts w:ascii="Courier New" w:hAnsi="Courier New" w:cs="Courier New" w:hint="default"/>
      </w:rPr>
    </w:lvl>
    <w:lvl w:ilvl="2" w:tentative="1">
      <w:start w:val="1"/>
      <w:numFmt w:val="bullet"/>
      <w:lvlText w:val=""/>
      <w:lvlJc w:val="left"/>
      <w:pPr>
        <w:ind w:left="3578" w:hanging="360"/>
      </w:pPr>
      <w:rPr>
        <w:rFonts w:ascii="Wingdings" w:hAnsi="Wingdings" w:hint="default"/>
      </w:rPr>
    </w:lvl>
    <w:lvl w:ilvl="3" w:tentative="1">
      <w:start w:val="1"/>
      <w:numFmt w:val="bullet"/>
      <w:lvlText w:val=""/>
      <w:lvlJc w:val="left"/>
      <w:pPr>
        <w:ind w:left="4298" w:hanging="360"/>
      </w:pPr>
      <w:rPr>
        <w:rFonts w:ascii="Symbol" w:hAnsi="Symbol" w:hint="default"/>
      </w:rPr>
    </w:lvl>
    <w:lvl w:ilvl="4" w:tentative="1">
      <w:start w:val="1"/>
      <w:numFmt w:val="bullet"/>
      <w:lvlText w:val="o"/>
      <w:lvlJc w:val="left"/>
      <w:pPr>
        <w:ind w:left="5018" w:hanging="360"/>
      </w:pPr>
      <w:rPr>
        <w:rFonts w:ascii="Courier New" w:hAnsi="Courier New" w:cs="Courier New" w:hint="default"/>
      </w:rPr>
    </w:lvl>
    <w:lvl w:ilvl="5" w:tentative="1">
      <w:start w:val="1"/>
      <w:numFmt w:val="bullet"/>
      <w:lvlText w:val=""/>
      <w:lvlJc w:val="left"/>
      <w:pPr>
        <w:ind w:left="5738" w:hanging="360"/>
      </w:pPr>
      <w:rPr>
        <w:rFonts w:ascii="Wingdings" w:hAnsi="Wingdings" w:hint="default"/>
      </w:rPr>
    </w:lvl>
    <w:lvl w:ilvl="6" w:tentative="1">
      <w:start w:val="1"/>
      <w:numFmt w:val="bullet"/>
      <w:lvlText w:val=""/>
      <w:lvlJc w:val="left"/>
      <w:pPr>
        <w:ind w:left="6458" w:hanging="360"/>
      </w:pPr>
      <w:rPr>
        <w:rFonts w:ascii="Symbol" w:hAnsi="Symbol" w:hint="default"/>
      </w:rPr>
    </w:lvl>
    <w:lvl w:ilvl="7" w:tentative="1">
      <w:start w:val="1"/>
      <w:numFmt w:val="bullet"/>
      <w:lvlText w:val="o"/>
      <w:lvlJc w:val="left"/>
      <w:pPr>
        <w:ind w:left="7178" w:hanging="360"/>
      </w:pPr>
      <w:rPr>
        <w:rFonts w:ascii="Courier New" w:hAnsi="Courier New" w:cs="Courier New" w:hint="default"/>
      </w:rPr>
    </w:lvl>
    <w:lvl w:ilvl="8" w:tentative="1">
      <w:start w:val="1"/>
      <w:numFmt w:val="bullet"/>
      <w:lvlText w:val=""/>
      <w:lvlJc w:val="left"/>
      <w:pPr>
        <w:ind w:left="7898" w:hanging="360"/>
      </w:pPr>
      <w:rPr>
        <w:rFonts w:ascii="Wingdings" w:hAnsi="Wingdings" w:hint="default"/>
      </w:rPr>
    </w:lvl>
  </w:abstractNum>
  <w:abstractNum w:abstractNumId="22" w15:restartNumberingAfterBreak="0">
    <w:nsid w:val="137B7E9E"/>
    <w:multiLevelType w:val="multilevel"/>
    <w:tmpl w:val="A740B6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EA68AF"/>
    <w:multiLevelType w:val="hybridMultilevel"/>
    <w:tmpl w:val="AFBAE8A0"/>
    <w:lvl w:ilvl="0">
      <w:start w:val="1"/>
      <w:numFmt w:val="bullet"/>
      <w:lvlText w:val=""/>
      <w:lvlJc w:val="left"/>
      <w:pPr>
        <w:ind w:left="720" w:hanging="360"/>
      </w:pPr>
      <w:rPr>
        <w:rFonts w:ascii="Symbol" w:hAnsi="Symbol"/>
      </w:rPr>
    </w:lvl>
    <w:lvl w:ilvl="1">
      <w:start w:val="1"/>
      <w:numFmt w:val="bullet"/>
      <w:lvlText w:val=""/>
      <w:lvlJc w:val="left"/>
      <w:pPr>
        <w:ind w:left="720" w:hanging="360"/>
      </w:pPr>
      <w:rPr>
        <w:rFonts w:ascii="Symbol" w:hAnsi="Symbol"/>
      </w:rPr>
    </w:lvl>
    <w:lvl w:ilvl="2">
      <w:start w:val="1"/>
      <w:numFmt w:val="bullet"/>
      <w:lvlText w:val=""/>
      <w:lvlJc w:val="left"/>
      <w:pPr>
        <w:ind w:left="720" w:hanging="360"/>
      </w:pPr>
      <w:rPr>
        <w:rFonts w:ascii="Symbol" w:hAnsi="Symbol"/>
      </w:rPr>
    </w:lvl>
    <w:lvl w:ilvl="3">
      <w:start w:val="1"/>
      <w:numFmt w:val="bullet"/>
      <w:lvlText w:val=""/>
      <w:lvlJc w:val="left"/>
      <w:pPr>
        <w:ind w:left="720" w:hanging="360"/>
      </w:pPr>
      <w:rPr>
        <w:rFonts w:ascii="Symbol" w:hAnsi="Symbol"/>
      </w:rPr>
    </w:lvl>
    <w:lvl w:ilvl="4">
      <w:start w:val="1"/>
      <w:numFmt w:val="bullet"/>
      <w:lvlText w:val=""/>
      <w:lvlJc w:val="left"/>
      <w:pPr>
        <w:ind w:left="720" w:hanging="360"/>
      </w:pPr>
      <w:rPr>
        <w:rFonts w:ascii="Symbol" w:hAnsi="Symbol"/>
      </w:rPr>
    </w:lvl>
    <w:lvl w:ilvl="5">
      <w:start w:val="1"/>
      <w:numFmt w:val="bullet"/>
      <w:lvlText w:val=""/>
      <w:lvlJc w:val="left"/>
      <w:pPr>
        <w:ind w:left="720" w:hanging="360"/>
      </w:pPr>
      <w:rPr>
        <w:rFonts w:ascii="Symbol" w:hAnsi="Symbol"/>
      </w:rPr>
    </w:lvl>
    <w:lvl w:ilvl="6">
      <w:start w:val="1"/>
      <w:numFmt w:val="bullet"/>
      <w:lvlText w:val=""/>
      <w:lvlJc w:val="left"/>
      <w:pPr>
        <w:ind w:left="720" w:hanging="360"/>
      </w:pPr>
      <w:rPr>
        <w:rFonts w:ascii="Symbol" w:hAnsi="Symbol"/>
      </w:rPr>
    </w:lvl>
    <w:lvl w:ilvl="7">
      <w:start w:val="1"/>
      <w:numFmt w:val="bullet"/>
      <w:lvlText w:val=""/>
      <w:lvlJc w:val="left"/>
      <w:pPr>
        <w:ind w:left="720" w:hanging="360"/>
      </w:pPr>
      <w:rPr>
        <w:rFonts w:ascii="Symbol" w:hAnsi="Symbol"/>
      </w:rPr>
    </w:lvl>
    <w:lvl w:ilvl="8">
      <w:start w:val="1"/>
      <w:numFmt w:val="bullet"/>
      <w:lvlText w:val=""/>
      <w:lvlJc w:val="left"/>
      <w:pPr>
        <w:ind w:left="720" w:hanging="360"/>
      </w:pPr>
      <w:rPr>
        <w:rFonts w:ascii="Symbol" w:hAnsi="Symbol"/>
      </w:rPr>
    </w:lvl>
  </w:abstractNum>
  <w:abstractNum w:abstractNumId="24" w15:restartNumberingAfterBreak="0">
    <w:nsid w:val="16060F20"/>
    <w:multiLevelType w:val="hybridMultilevel"/>
    <w:tmpl w:val="C986C5D8"/>
    <w:lvl w:ilvl="0">
      <w:start w:val="1"/>
      <w:numFmt w:val="bullet"/>
      <w:lvlText w:val=""/>
      <w:lvlJc w:val="left"/>
      <w:pPr>
        <w:ind w:left="720" w:hanging="360"/>
      </w:pPr>
      <w:rPr>
        <w:rFonts w:ascii="Symbol" w:hAnsi="Symbol"/>
      </w:rPr>
    </w:lvl>
    <w:lvl w:ilvl="1">
      <w:start w:val="1"/>
      <w:numFmt w:val="bullet"/>
      <w:lvlText w:val=""/>
      <w:lvlJc w:val="left"/>
      <w:pPr>
        <w:ind w:left="720" w:hanging="360"/>
      </w:pPr>
      <w:rPr>
        <w:rFonts w:ascii="Symbol" w:hAnsi="Symbol"/>
      </w:rPr>
    </w:lvl>
    <w:lvl w:ilvl="2">
      <w:start w:val="1"/>
      <w:numFmt w:val="bullet"/>
      <w:lvlText w:val=""/>
      <w:lvlJc w:val="left"/>
      <w:pPr>
        <w:ind w:left="720" w:hanging="360"/>
      </w:pPr>
      <w:rPr>
        <w:rFonts w:ascii="Symbol" w:hAnsi="Symbol"/>
      </w:rPr>
    </w:lvl>
    <w:lvl w:ilvl="3">
      <w:start w:val="1"/>
      <w:numFmt w:val="bullet"/>
      <w:lvlText w:val=""/>
      <w:lvlJc w:val="left"/>
      <w:pPr>
        <w:ind w:left="720" w:hanging="360"/>
      </w:pPr>
      <w:rPr>
        <w:rFonts w:ascii="Symbol" w:hAnsi="Symbol"/>
      </w:rPr>
    </w:lvl>
    <w:lvl w:ilvl="4">
      <w:start w:val="1"/>
      <w:numFmt w:val="bullet"/>
      <w:lvlText w:val=""/>
      <w:lvlJc w:val="left"/>
      <w:pPr>
        <w:ind w:left="720" w:hanging="360"/>
      </w:pPr>
      <w:rPr>
        <w:rFonts w:ascii="Symbol" w:hAnsi="Symbol"/>
      </w:rPr>
    </w:lvl>
    <w:lvl w:ilvl="5">
      <w:start w:val="1"/>
      <w:numFmt w:val="bullet"/>
      <w:lvlText w:val=""/>
      <w:lvlJc w:val="left"/>
      <w:pPr>
        <w:ind w:left="720" w:hanging="360"/>
      </w:pPr>
      <w:rPr>
        <w:rFonts w:ascii="Symbol" w:hAnsi="Symbol"/>
      </w:rPr>
    </w:lvl>
    <w:lvl w:ilvl="6">
      <w:start w:val="1"/>
      <w:numFmt w:val="bullet"/>
      <w:lvlText w:val=""/>
      <w:lvlJc w:val="left"/>
      <w:pPr>
        <w:ind w:left="720" w:hanging="360"/>
      </w:pPr>
      <w:rPr>
        <w:rFonts w:ascii="Symbol" w:hAnsi="Symbol"/>
      </w:rPr>
    </w:lvl>
    <w:lvl w:ilvl="7">
      <w:start w:val="1"/>
      <w:numFmt w:val="bullet"/>
      <w:lvlText w:val=""/>
      <w:lvlJc w:val="left"/>
      <w:pPr>
        <w:ind w:left="720" w:hanging="360"/>
      </w:pPr>
      <w:rPr>
        <w:rFonts w:ascii="Symbol" w:hAnsi="Symbol"/>
      </w:rPr>
    </w:lvl>
    <w:lvl w:ilvl="8">
      <w:start w:val="1"/>
      <w:numFmt w:val="bullet"/>
      <w:lvlText w:val=""/>
      <w:lvlJc w:val="left"/>
      <w:pPr>
        <w:ind w:left="720" w:hanging="360"/>
      </w:pPr>
      <w:rPr>
        <w:rFonts w:ascii="Symbol" w:hAnsi="Symbol"/>
      </w:rPr>
    </w:lvl>
  </w:abstractNum>
  <w:abstractNum w:abstractNumId="25" w15:restartNumberingAfterBreak="0">
    <w:nsid w:val="177F08CA"/>
    <w:multiLevelType w:val="hybridMultilevel"/>
    <w:tmpl w:val="93C8DF16"/>
    <w:lvl w:ilvl="0">
      <w:start w:val="1"/>
      <w:numFmt w:val="bullet"/>
      <w:lvlText w:val=""/>
      <w:lvlJc w:val="left"/>
      <w:pPr>
        <w:ind w:left="1494" w:hanging="360"/>
      </w:pPr>
      <w:rPr>
        <w:rFonts w:ascii="Wingdings" w:hAnsi="Wingdings" w:hint="default"/>
      </w:rPr>
    </w:lvl>
    <w:lvl w:ilvl="1">
      <w:start w:val="1"/>
      <w:numFmt w:val="bullet"/>
      <w:lvlText w:val="o"/>
      <w:lvlJc w:val="left"/>
      <w:pPr>
        <w:ind w:left="2214" w:hanging="360"/>
      </w:pPr>
      <w:rPr>
        <w:rFonts w:ascii="Courier New" w:hAnsi="Courier New" w:cs="Courier New" w:hint="default"/>
      </w:rPr>
    </w:lvl>
    <w:lvl w:ilvl="2" w:tentative="1">
      <w:start w:val="1"/>
      <w:numFmt w:val="bullet"/>
      <w:lvlText w:val=""/>
      <w:lvlJc w:val="left"/>
      <w:pPr>
        <w:ind w:left="2934" w:hanging="360"/>
      </w:pPr>
      <w:rPr>
        <w:rFonts w:ascii="Wingdings" w:hAnsi="Wingdings" w:hint="default"/>
      </w:rPr>
    </w:lvl>
    <w:lvl w:ilvl="3" w:tentative="1">
      <w:start w:val="1"/>
      <w:numFmt w:val="bullet"/>
      <w:lvlText w:val=""/>
      <w:lvlJc w:val="left"/>
      <w:pPr>
        <w:ind w:left="3654" w:hanging="360"/>
      </w:pPr>
      <w:rPr>
        <w:rFonts w:ascii="Symbol" w:hAnsi="Symbol" w:hint="default"/>
      </w:rPr>
    </w:lvl>
    <w:lvl w:ilvl="4" w:tentative="1">
      <w:start w:val="1"/>
      <w:numFmt w:val="bullet"/>
      <w:lvlText w:val="o"/>
      <w:lvlJc w:val="left"/>
      <w:pPr>
        <w:ind w:left="4374" w:hanging="360"/>
      </w:pPr>
      <w:rPr>
        <w:rFonts w:ascii="Courier New" w:hAnsi="Courier New" w:cs="Courier New" w:hint="default"/>
      </w:rPr>
    </w:lvl>
    <w:lvl w:ilvl="5" w:tentative="1">
      <w:start w:val="1"/>
      <w:numFmt w:val="bullet"/>
      <w:lvlText w:val=""/>
      <w:lvlJc w:val="left"/>
      <w:pPr>
        <w:ind w:left="5094" w:hanging="360"/>
      </w:pPr>
      <w:rPr>
        <w:rFonts w:ascii="Wingdings" w:hAnsi="Wingdings" w:hint="default"/>
      </w:rPr>
    </w:lvl>
    <w:lvl w:ilvl="6" w:tentative="1">
      <w:start w:val="1"/>
      <w:numFmt w:val="bullet"/>
      <w:lvlText w:val=""/>
      <w:lvlJc w:val="left"/>
      <w:pPr>
        <w:ind w:left="5814" w:hanging="360"/>
      </w:pPr>
      <w:rPr>
        <w:rFonts w:ascii="Symbol" w:hAnsi="Symbol" w:hint="default"/>
      </w:rPr>
    </w:lvl>
    <w:lvl w:ilvl="7" w:tentative="1">
      <w:start w:val="1"/>
      <w:numFmt w:val="bullet"/>
      <w:lvlText w:val="o"/>
      <w:lvlJc w:val="left"/>
      <w:pPr>
        <w:ind w:left="6534" w:hanging="360"/>
      </w:pPr>
      <w:rPr>
        <w:rFonts w:ascii="Courier New" w:hAnsi="Courier New" w:cs="Courier New" w:hint="default"/>
      </w:rPr>
    </w:lvl>
    <w:lvl w:ilvl="8" w:tentative="1">
      <w:start w:val="1"/>
      <w:numFmt w:val="bullet"/>
      <w:lvlText w:val=""/>
      <w:lvlJc w:val="left"/>
      <w:pPr>
        <w:ind w:left="7254" w:hanging="360"/>
      </w:pPr>
      <w:rPr>
        <w:rFonts w:ascii="Wingdings" w:hAnsi="Wingdings" w:hint="default"/>
      </w:rPr>
    </w:lvl>
  </w:abstractNum>
  <w:abstractNum w:abstractNumId="26" w15:restartNumberingAfterBreak="0">
    <w:nsid w:val="180D588B"/>
    <w:multiLevelType w:val="hybridMultilevel"/>
    <w:tmpl w:val="3E3AACDE"/>
    <w:lvl w:ilvl="0">
      <w:start w:val="1"/>
      <w:numFmt w:val="bullet"/>
      <w:lvlText w:val=""/>
      <w:lvlJc w:val="left"/>
      <w:pPr>
        <w:ind w:left="720" w:hanging="360"/>
      </w:pPr>
      <w:rPr>
        <w:rFonts w:ascii="Symbol" w:hAnsi="Symbol"/>
      </w:rPr>
    </w:lvl>
    <w:lvl w:ilvl="1">
      <w:start w:val="1"/>
      <w:numFmt w:val="bullet"/>
      <w:lvlText w:val=""/>
      <w:lvlJc w:val="left"/>
      <w:pPr>
        <w:ind w:left="720" w:hanging="360"/>
      </w:pPr>
      <w:rPr>
        <w:rFonts w:ascii="Symbol" w:hAnsi="Symbol"/>
      </w:rPr>
    </w:lvl>
    <w:lvl w:ilvl="2">
      <w:start w:val="1"/>
      <w:numFmt w:val="bullet"/>
      <w:lvlText w:val=""/>
      <w:lvlJc w:val="left"/>
      <w:pPr>
        <w:ind w:left="720" w:hanging="360"/>
      </w:pPr>
      <w:rPr>
        <w:rFonts w:ascii="Symbol" w:hAnsi="Symbol"/>
      </w:rPr>
    </w:lvl>
    <w:lvl w:ilvl="3">
      <w:start w:val="1"/>
      <w:numFmt w:val="bullet"/>
      <w:lvlText w:val=""/>
      <w:lvlJc w:val="left"/>
      <w:pPr>
        <w:ind w:left="720" w:hanging="360"/>
      </w:pPr>
      <w:rPr>
        <w:rFonts w:ascii="Symbol" w:hAnsi="Symbol"/>
      </w:rPr>
    </w:lvl>
    <w:lvl w:ilvl="4">
      <w:start w:val="1"/>
      <w:numFmt w:val="bullet"/>
      <w:lvlText w:val=""/>
      <w:lvlJc w:val="left"/>
      <w:pPr>
        <w:ind w:left="720" w:hanging="360"/>
      </w:pPr>
      <w:rPr>
        <w:rFonts w:ascii="Symbol" w:hAnsi="Symbol"/>
      </w:rPr>
    </w:lvl>
    <w:lvl w:ilvl="5">
      <w:start w:val="1"/>
      <w:numFmt w:val="bullet"/>
      <w:lvlText w:val=""/>
      <w:lvlJc w:val="left"/>
      <w:pPr>
        <w:ind w:left="720" w:hanging="360"/>
      </w:pPr>
      <w:rPr>
        <w:rFonts w:ascii="Symbol" w:hAnsi="Symbol"/>
      </w:rPr>
    </w:lvl>
    <w:lvl w:ilvl="6">
      <w:start w:val="1"/>
      <w:numFmt w:val="bullet"/>
      <w:lvlText w:val=""/>
      <w:lvlJc w:val="left"/>
      <w:pPr>
        <w:ind w:left="720" w:hanging="360"/>
      </w:pPr>
      <w:rPr>
        <w:rFonts w:ascii="Symbol" w:hAnsi="Symbol"/>
      </w:rPr>
    </w:lvl>
    <w:lvl w:ilvl="7">
      <w:start w:val="1"/>
      <w:numFmt w:val="bullet"/>
      <w:lvlText w:val=""/>
      <w:lvlJc w:val="left"/>
      <w:pPr>
        <w:ind w:left="720" w:hanging="360"/>
      </w:pPr>
      <w:rPr>
        <w:rFonts w:ascii="Symbol" w:hAnsi="Symbol"/>
      </w:rPr>
    </w:lvl>
    <w:lvl w:ilvl="8">
      <w:start w:val="1"/>
      <w:numFmt w:val="bullet"/>
      <w:lvlText w:val=""/>
      <w:lvlJc w:val="left"/>
      <w:pPr>
        <w:ind w:left="720" w:hanging="360"/>
      </w:pPr>
      <w:rPr>
        <w:rFonts w:ascii="Symbol" w:hAnsi="Symbol"/>
      </w:rPr>
    </w:lvl>
  </w:abstractNum>
  <w:abstractNum w:abstractNumId="27" w15:restartNumberingAfterBreak="0">
    <w:nsid w:val="1A097A62"/>
    <w:multiLevelType w:val="hybridMultilevel"/>
    <w:tmpl w:val="FFEC95DA"/>
    <w:lvl w:ilvl="0">
      <w:start w:val="4"/>
      <w:numFmt w:val="bullet"/>
      <w:lvlText w:val="-"/>
      <w:lvlJc w:val="left"/>
      <w:pPr>
        <w:ind w:left="1854" w:hanging="360"/>
      </w:pPr>
      <w:rPr>
        <w:rFonts w:ascii="Times New Roman" w:eastAsia="Times New Roman" w:hAnsi="Times New Roman" w:cs="Times New Roman" w:hint="default"/>
      </w:rPr>
    </w:lvl>
    <w:lvl w:ilvl="1" w:tentative="1">
      <w:start w:val="1"/>
      <w:numFmt w:val="bullet"/>
      <w:lvlText w:val="o"/>
      <w:lvlJc w:val="left"/>
      <w:pPr>
        <w:ind w:left="2574" w:hanging="360"/>
      </w:pPr>
      <w:rPr>
        <w:rFonts w:ascii="Courier New" w:hAnsi="Courier New" w:cs="Courier New" w:hint="default"/>
      </w:rPr>
    </w:lvl>
    <w:lvl w:ilvl="2" w:tentative="1">
      <w:start w:val="1"/>
      <w:numFmt w:val="bullet"/>
      <w:lvlText w:val=""/>
      <w:lvlJc w:val="left"/>
      <w:pPr>
        <w:ind w:left="3294" w:hanging="360"/>
      </w:pPr>
      <w:rPr>
        <w:rFonts w:ascii="Wingdings" w:hAnsi="Wingdings" w:hint="default"/>
      </w:rPr>
    </w:lvl>
    <w:lvl w:ilvl="3" w:tentative="1">
      <w:start w:val="1"/>
      <w:numFmt w:val="bullet"/>
      <w:lvlText w:val=""/>
      <w:lvlJc w:val="left"/>
      <w:pPr>
        <w:ind w:left="4014" w:hanging="360"/>
      </w:pPr>
      <w:rPr>
        <w:rFonts w:ascii="Symbol" w:hAnsi="Symbol" w:hint="default"/>
      </w:rPr>
    </w:lvl>
    <w:lvl w:ilvl="4" w:tentative="1">
      <w:start w:val="1"/>
      <w:numFmt w:val="bullet"/>
      <w:lvlText w:val="o"/>
      <w:lvlJc w:val="left"/>
      <w:pPr>
        <w:ind w:left="4734" w:hanging="360"/>
      </w:pPr>
      <w:rPr>
        <w:rFonts w:ascii="Courier New" w:hAnsi="Courier New" w:cs="Courier New" w:hint="default"/>
      </w:rPr>
    </w:lvl>
    <w:lvl w:ilvl="5" w:tentative="1">
      <w:start w:val="1"/>
      <w:numFmt w:val="bullet"/>
      <w:lvlText w:val=""/>
      <w:lvlJc w:val="left"/>
      <w:pPr>
        <w:ind w:left="5454" w:hanging="360"/>
      </w:pPr>
      <w:rPr>
        <w:rFonts w:ascii="Wingdings" w:hAnsi="Wingdings" w:hint="default"/>
      </w:rPr>
    </w:lvl>
    <w:lvl w:ilvl="6" w:tentative="1">
      <w:start w:val="1"/>
      <w:numFmt w:val="bullet"/>
      <w:lvlText w:val=""/>
      <w:lvlJc w:val="left"/>
      <w:pPr>
        <w:ind w:left="6174" w:hanging="360"/>
      </w:pPr>
      <w:rPr>
        <w:rFonts w:ascii="Symbol" w:hAnsi="Symbol" w:hint="default"/>
      </w:rPr>
    </w:lvl>
    <w:lvl w:ilvl="7" w:tentative="1">
      <w:start w:val="1"/>
      <w:numFmt w:val="bullet"/>
      <w:lvlText w:val="o"/>
      <w:lvlJc w:val="left"/>
      <w:pPr>
        <w:ind w:left="6894" w:hanging="360"/>
      </w:pPr>
      <w:rPr>
        <w:rFonts w:ascii="Courier New" w:hAnsi="Courier New" w:cs="Courier New" w:hint="default"/>
      </w:rPr>
    </w:lvl>
    <w:lvl w:ilvl="8" w:tentative="1">
      <w:start w:val="1"/>
      <w:numFmt w:val="bullet"/>
      <w:lvlText w:val=""/>
      <w:lvlJc w:val="left"/>
      <w:pPr>
        <w:ind w:left="7614" w:hanging="360"/>
      </w:pPr>
      <w:rPr>
        <w:rFonts w:ascii="Wingdings" w:hAnsi="Wingdings" w:hint="default"/>
      </w:rPr>
    </w:lvl>
  </w:abstractNum>
  <w:abstractNum w:abstractNumId="28" w15:restartNumberingAfterBreak="0">
    <w:nsid w:val="1D2958A5"/>
    <w:multiLevelType w:val="multilevel"/>
    <w:tmpl w:val="F536CE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2E61A8"/>
    <w:multiLevelType w:val="hybridMultilevel"/>
    <w:tmpl w:val="4260DF50"/>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4"/>
      <w:numFmt w:val="bullet"/>
      <w:lvlText w:val="-"/>
      <w:lvlJc w:val="left"/>
      <w:pPr>
        <w:ind w:left="1485" w:hanging="360"/>
      </w:pPr>
      <w:rPr>
        <w:rFonts w:ascii="Times New Roman" w:eastAsia="Times New Roman" w:hAnsi="Times New Roman" w:cs="Times New Roman" w:hint="default"/>
      </w:rPr>
    </w:lvl>
    <w:lvl w:ilvl="3">
      <w:start w:val="1"/>
      <w:numFmt w:val="bullet"/>
      <w:lvlText w:val=""/>
      <w:lvlJc w:val="left"/>
      <w:pPr>
        <w:ind w:left="2203"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15:restartNumberingAfterBreak="0">
    <w:nsid w:val="1FEB2BC1"/>
    <w:multiLevelType w:val="hybridMultilevel"/>
    <w:tmpl w:val="31B6780A"/>
    <w:lvl w:ilvl="0">
      <w:start w:val="1"/>
      <w:numFmt w:val="bullet"/>
      <w:lvlText w:val=""/>
      <w:lvlJc w:val="left"/>
      <w:pPr>
        <w:ind w:left="1494" w:hanging="360"/>
      </w:pPr>
      <w:rPr>
        <w:rFonts w:ascii="Wingdings" w:hAnsi="Wingdings" w:hint="default"/>
      </w:rPr>
    </w:lvl>
    <w:lvl w:ilvl="1">
      <w:start w:val="1"/>
      <w:numFmt w:val="bullet"/>
      <w:lvlText w:val=""/>
      <w:lvlJc w:val="left"/>
      <w:pPr>
        <w:ind w:left="2214" w:hanging="360"/>
      </w:pPr>
      <w:rPr>
        <w:rFonts w:ascii="Wingdings" w:hAnsi="Wingdings" w:hint="default"/>
      </w:rPr>
    </w:lvl>
    <w:lvl w:ilvl="2">
      <w:start w:val="1"/>
      <w:numFmt w:val="bullet"/>
      <w:lvlText w:val=""/>
      <w:lvlJc w:val="left"/>
      <w:pPr>
        <w:ind w:left="2934" w:hanging="360"/>
      </w:pPr>
      <w:rPr>
        <w:rFonts w:ascii="Wingdings" w:hAnsi="Wingdings" w:hint="default"/>
      </w:rPr>
    </w:lvl>
    <w:lvl w:ilvl="3" w:tentative="1">
      <w:start w:val="1"/>
      <w:numFmt w:val="bullet"/>
      <w:lvlText w:val=""/>
      <w:lvlJc w:val="left"/>
      <w:pPr>
        <w:ind w:left="3654" w:hanging="360"/>
      </w:pPr>
      <w:rPr>
        <w:rFonts w:ascii="Symbol" w:hAnsi="Symbol" w:hint="default"/>
      </w:rPr>
    </w:lvl>
    <w:lvl w:ilvl="4" w:tentative="1">
      <w:start w:val="1"/>
      <w:numFmt w:val="bullet"/>
      <w:lvlText w:val="o"/>
      <w:lvlJc w:val="left"/>
      <w:pPr>
        <w:ind w:left="4374" w:hanging="360"/>
      </w:pPr>
      <w:rPr>
        <w:rFonts w:ascii="Courier New" w:hAnsi="Courier New" w:cs="Courier New" w:hint="default"/>
      </w:rPr>
    </w:lvl>
    <w:lvl w:ilvl="5" w:tentative="1">
      <w:start w:val="1"/>
      <w:numFmt w:val="bullet"/>
      <w:lvlText w:val=""/>
      <w:lvlJc w:val="left"/>
      <w:pPr>
        <w:ind w:left="5094" w:hanging="360"/>
      </w:pPr>
      <w:rPr>
        <w:rFonts w:ascii="Wingdings" w:hAnsi="Wingdings" w:hint="default"/>
      </w:rPr>
    </w:lvl>
    <w:lvl w:ilvl="6" w:tentative="1">
      <w:start w:val="1"/>
      <w:numFmt w:val="bullet"/>
      <w:lvlText w:val=""/>
      <w:lvlJc w:val="left"/>
      <w:pPr>
        <w:ind w:left="5814" w:hanging="360"/>
      </w:pPr>
      <w:rPr>
        <w:rFonts w:ascii="Symbol" w:hAnsi="Symbol" w:hint="default"/>
      </w:rPr>
    </w:lvl>
    <w:lvl w:ilvl="7" w:tentative="1">
      <w:start w:val="1"/>
      <w:numFmt w:val="bullet"/>
      <w:lvlText w:val="o"/>
      <w:lvlJc w:val="left"/>
      <w:pPr>
        <w:ind w:left="6534" w:hanging="360"/>
      </w:pPr>
      <w:rPr>
        <w:rFonts w:ascii="Courier New" w:hAnsi="Courier New" w:cs="Courier New" w:hint="default"/>
      </w:rPr>
    </w:lvl>
    <w:lvl w:ilvl="8" w:tentative="1">
      <w:start w:val="1"/>
      <w:numFmt w:val="bullet"/>
      <w:lvlText w:val=""/>
      <w:lvlJc w:val="left"/>
      <w:pPr>
        <w:ind w:left="7254" w:hanging="360"/>
      </w:pPr>
      <w:rPr>
        <w:rFonts w:ascii="Wingdings" w:hAnsi="Wingdings" w:hint="default"/>
      </w:rPr>
    </w:lvl>
  </w:abstractNum>
  <w:abstractNum w:abstractNumId="31" w15:restartNumberingAfterBreak="0">
    <w:nsid w:val="23E07489"/>
    <w:multiLevelType w:val="hybridMultilevel"/>
    <w:tmpl w:val="7BA62C12"/>
    <w:lvl w:ilvl="0">
      <w:start w:val="1"/>
      <w:numFmt w:val="bullet"/>
      <w:lvlText w:val=""/>
      <w:lvlJc w:val="left"/>
      <w:pPr>
        <w:ind w:left="1854" w:hanging="360"/>
      </w:pPr>
      <w:rPr>
        <w:rFonts w:ascii="Wingdings" w:hAnsi="Wingdings" w:hint="default"/>
      </w:rPr>
    </w:lvl>
    <w:lvl w:ilvl="1" w:tentative="1">
      <w:start w:val="1"/>
      <w:numFmt w:val="bullet"/>
      <w:lvlText w:val="o"/>
      <w:lvlJc w:val="left"/>
      <w:pPr>
        <w:ind w:left="2574" w:hanging="360"/>
      </w:pPr>
      <w:rPr>
        <w:rFonts w:ascii="Courier New" w:hAnsi="Courier New" w:cs="Courier New" w:hint="default"/>
      </w:rPr>
    </w:lvl>
    <w:lvl w:ilvl="2" w:tentative="1">
      <w:start w:val="1"/>
      <w:numFmt w:val="bullet"/>
      <w:lvlText w:val=""/>
      <w:lvlJc w:val="left"/>
      <w:pPr>
        <w:ind w:left="3294" w:hanging="360"/>
      </w:pPr>
      <w:rPr>
        <w:rFonts w:ascii="Wingdings" w:hAnsi="Wingdings" w:hint="default"/>
      </w:rPr>
    </w:lvl>
    <w:lvl w:ilvl="3" w:tentative="1">
      <w:start w:val="1"/>
      <w:numFmt w:val="bullet"/>
      <w:lvlText w:val=""/>
      <w:lvlJc w:val="left"/>
      <w:pPr>
        <w:ind w:left="4014" w:hanging="360"/>
      </w:pPr>
      <w:rPr>
        <w:rFonts w:ascii="Symbol" w:hAnsi="Symbol" w:hint="default"/>
      </w:rPr>
    </w:lvl>
    <w:lvl w:ilvl="4" w:tentative="1">
      <w:start w:val="1"/>
      <w:numFmt w:val="bullet"/>
      <w:lvlText w:val="o"/>
      <w:lvlJc w:val="left"/>
      <w:pPr>
        <w:ind w:left="4734" w:hanging="360"/>
      </w:pPr>
      <w:rPr>
        <w:rFonts w:ascii="Courier New" w:hAnsi="Courier New" w:cs="Courier New" w:hint="default"/>
      </w:rPr>
    </w:lvl>
    <w:lvl w:ilvl="5" w:tentative="1">
      <w:start w:val="1"/>
      <w:numFmt w:val="bullet"/>
      <w:lvlText w:val=""/>
      <w:lvlJc w:val="left"/>
      <w:pPr>
        <w:ind w:left="5454" w:hanging="360"/>
      </w:pPr>
      <w:rPr>
        <w:rFonts w:ascii="Wingdings" w:hAnsi="Wingdings" w:hint="default"/>
      </w:rPr>
    </w:lvl>
    <w:lvl w:ilvl="6" w:tentative="1">
      <w:start w:val="1"/>
      <w:numFmt w:val="bullet"/>
      <w:lvlText w:val=""/>
      <w:lvlJc w:val="left"/>
      <w:pPr>
        <w:ind w:left="6174" w:hanging="360"/>
      </w:pPr>
      <w:rPr>
        <w:rFonts w:ascii="Symbol" w:hAnsi="Symbol" w:hint="default"/>
      </w:rPr>
    </w:lvl>
    <w:lvl w:ilvl="7" w:tentative="1">
      <w:start w:val="1"/>
      <w:numFmt w:val="bullet"/>
      <w:lvlText w:val="o"/>
      <w:lvlJc w:val="left"/>
      <w:pPr>
        <w:ind w:left="6894" w:hanging="360"/>
      </w:pPr>
      <w:rPr>
        <w:rFonts w:ascii="Courier New" w:hAnsi="Courier New" w:cs="Courier New" w:hint="default"/>
      </w:rPr>
    </w:lvl>
    <w:lvl w:ilvl="8" w:tentative="1">
      <w:start w:val="1"/>
      <w:numFmt w:val="bullet"/>
      <w:lvlText w:val=""/>
      <w:lvlJc w:val="left"/>
      <w:pPr>
        <w:ind w:left="7614" w:hanging="360"/>
      </w:pPr>
      <w:rPr>
        <w:rFonts w:ascii="Wingdings" w:hAnsi="Wingdings" w:hint="default"/>
      </w:rPr>
    </w:lvl>
  </w:abstractNum>
  <w:abstractNum w:abstractNumId="32" w15:restartNumberingAfterBreak="0">
    <w:nsid w:val="249A6720"/>
    <w:multiLevelType w:val="hybridMultilevel"/>
    <w:tmpl w:val="46664412"/>
    <w:lvl w:ilvl="0">
      <w:start w:val="1"/>
      <w:numFmt w:val="bullet"/>
      <w:pStyle w:val="Bodytext4"/>
      <w:lvlText w:val=""/>
      <w:lvlJc w:val="left"/>
      <w:pPr>
        <w:tabs>
          <w:tab w:val="num" w:pos="1701"/>
        </w:tabs>
        <w:ind w:left="1701" w:hanging="283"/>
      </w:pPr>
      <w:rPr>
        <w:rFonts w:ascii="Wingdings" w:hAnsi="Wingdings" w:hint="default"/>
        <w:sz w:val="16"/>
        <w:szCs w:val="16"/>
      </w:rPr>
    </w:lvl>
    <w:lvl w:ilvl="1" w:tentative="1">
      <w:start w:val="1"/>
      <w:numFmt w:val="bullet"/>
      <w:lvlText w:val="o"/>
      <w:lvlJc w:val="left"/>
      <w:pPr>
        <w:tabs>
          <w:tab w:val="num" w:pos="1440"/>
        </w:tabs>
        <w:ind w:left="1440" w:hanging="360"/>
      </w:pPr>
      <w:rPr>
        <w:rFonts w:ascii="Courier New" w:hAnsi="Courier New" w:cs="Wingding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Wingdings"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Wingdings"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25225120"/>
    <w:multiLevelType w:val="multilevel"/>
    <w:tmpl w:val="F1F297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7E646F"/>
    <w:multiLevelType w:val="hybridMultilevel"/>
    <w:tmpl w:val="8A6A92AC"/>
    <w:lvl w:ilvl="0">
      <w:start w:val="1"/>
      <w:numFmt w:val="bullet"/>
      <w:lvlText w:val=""/>
      <w:lvlJc w:val="left"/>
      <w:pPr>
        <w:ind w:left="720" w:hanging="360"/>
      </w:pPr>
      <w:rPr>
        <w:rFonts w:ascii="Symbol" w:hAnsi="Symbol"/>
      </w:rPr>
    </w:lvl>
    <w:lvl w:ilvl="1">
      <w:start w:val="1"/>
      <w:numFmt w:val="bullet"/>
      <w:lvlText w:val=""/>
      <w:lvlJc w:val="left"/>
      <w:pPr>
        <w:ind w:left="720" w:hanging="360"/>
      </w:pPr>
      <w:rPr>
        <w:rFonts w:ascii="Symbol" w:hAnsi="Symbol"/>
      </w:rPr>
    </w:lvl>
    <w:lvl w:ilvl="2">
      <w:start w:val="1"/>
      <w:numFmt w:val="bullet"/>
      <w:lvlText w:val=""/>
      <w:lvlJc w:val="left"/>
      <w:pPr>
        <w:ind w:left="720" w:hanging="360"/>
      </w:pPr>
      <w:rPr>
        <w:rFonts w:ascii="Symbol" w:hAnsi="Symbol"/>
      </w:rPr>
    </w:lvl>
    <w:lvl w:ilvl="3">
      <w:start w:val="1"/>
      <w:numFmt w:val="bullet"/>
      <w:lvlText w:val=""/>
      <w:lvlJc w:val="left"/>
      <w:pPr>
        <w:ind w:left="720" w:hanging="360"/>
      </w:pPr>
      <w:rPr>
        <w:rFonts w:ascii="Symbol" w:hAnsi="Symbol"/>
      </w:rPr>
    </w:lvl>
    <w:lvl w:ilvl="4">
      <w:start w:val="1"/>
      <w:numFmt w:val="bullet"/>
      <w:lvlText w:val=""/>
      <w:lvlJc w:val="left"/>
      <w:pPr>
        <w:ind w:left="720" w:hanging="360"/>
      </w:pPr>
      <w:rPr>
        <w:rFonts w:ascii="Symbol" w:hAnsi="Symbol"/>
      </w:rPr>
    </w:lvl>
    <w:lvl w:ilvl="5">
      <w:start w:val="1"/>
      <w:numFmt w:val="bullet"/>
      <w:lvlText w:val=""/>
      <w:lvlJc w:val="left"/>
      <w:pPr>
        <w:ind w:left="720" w:hanging="360"/>
      </w:pPr>
      <w:rPr>
        <w:rFonts w:ascii="Symbol" w:hAnsi="Symbol"/>
      </w:rPr>
    </w:lvl>
    <w:lvl w:ilvl="6">
      <w:start w:val="1"/>
      <w:numFmt w:val="bullet"/>
      <w:lvlText w:val=""/>
      <w:lvlJc w:val="left"/>
      <w:pPr>
        <w:ind w:left="720" w:hanging="360"/>
      </w:pPr>
      <w:rPr>
        <w:rFonts w:ascii="Symbol" w:hAnsi="Symbol"/>
      </w:rPr>
    </w:lvl>
    <w:lvl w:ilvl="7">
      <w:start w:val="1"/>
      <w:numFmt w:val="bullet"/>
      <w:lvlText w:val=""/>
      <w:lvlJc w:val="left"/>
      <w:pPr>
        <w:ind w:left="720" w:hanging="360"/>
      </w:pPr>
      <w:rPr>
        <w:rFonts w:ascii="Symbol" w:hAnsi="Symbol"/>
      </w:rPr>
    </w:lvl>
    <w:lvl w:ilvl="8">
      <w:start w:val="1"/>
      <w:numFmt w:val="bullet"/>
      <w:lvlText w:val=""/>
      <w:lvlJc w:val="left"/>
      <w:pPr>
        <w:ind w:left="720" w:hanging="360"/>
      </w:pPr>
      <w:rPr>
        <w:rFonts w:ascii="Symbol" w:hAnsi="Symbol"/>
      </w:rPr>
    </w:lvl>
  </w:abstractNum>
  <w:abstractNum w:abstractNumId="35" w15:restartNumberingAfterBreak="0">
    <w:nsid w:val="2A8607C4"/>
    <w:multiLevelType w:val="hybridMultilevel"/>
    <w:tmpl w:val="27846BFE"/>
    <w:lvl w:ilvl="0">
      <w:start w:val="4"/>
      <w:numFmt w:val="bullet"/>
      <w:lvlText w:val="-"/>
      <w:lvlJc w:val="left"/>
      <w:pPr>
        <w:ind w:left="1800" w:hanging="360"/>
      </w:pPr>
      <w:rPr>
        <w:rFonts w:ascii="Times New Roman" w:eastAsia="Times New Roman"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36" w15:restartNumberingAfterBreak="0">
    <w:nsid w:val="2C9A3A4C"/>
    <w:multiLevelType w:val="hybridMultilevel"/>
    <w:tmpl w:val="75F4A680"/>
    <w:lvl w:ilvl="0">
      <w:start w:val="1"/>
      <w:numFmt w:val="bullet"/>
      <w:lvlText w:val=""/>
      <w:lvlJc w:val="left"/>
      <w:pPr>
        <w:ind w:left="1494" w:hanging="360"/>
      </w:pPr>
      <w:rPr>
        <w:rFonts w:ascii="Symbol" w:hAnsi="Symbol" w:hint="default"/>
      </w:rPr>
    </w:lvl>
    <w:lvl w:ilvl="1" w:tentative="1">
      <w:start w:val="1"/>
      <w:numFmt w:val="bullet"/>
      <w:lvlText w:val="o"/>
      <w:lvlJc w:val="left"/>
      <w:pPr>
        <w:ind w:left="2214" w:hanging="360"/>
      </w:pPr>
      <w:rPr>
        <w:rFonts w:ascii="Courier New" w:hAnsi="Courier New" w:cs="Courier New" w:hint="default"/>
      </w:rPr>
    </w:lvl>
    <w:lvl w:ilvl="2" w:tentative="1">
      <w:start w:val="1"/>
      <w:numFmt w:val="bullet"/>
      <w:lvlText w:val=""/>
      <w:lvlJc w:val="left"/>
      <w:pPr>
        <w:ind w:left="2934" w:hanging="360"/>
      </w:pPr>
      <w:rPr>
        <w:rFonts w:ascii="Wingdings" w:hAnsi="Wingdings" w:hint="default"/>
      </w:rPr>
    </w:lvl>
    <w:lvl w:ilvl="3" w:tentative="1">
      <w:start w:val="1"/>
      <w:numFmt w:val="bullet"/>
      <w:lvlText w:val=""/>
      <w:lvlJc w:val="left"/>
      <w:pPr>
        <w:ind w:left="3654" w:hanging="360"/>
      </w:pPr>
      <w:rPr>
        <w:rFonts w:ascii="Symbol" w:hAnsi="Symbol" w:hint="default"/>
      </w:rPr>
    </w:lvl>
    <w:lvl w:ilvl="4" w:tentative="1">
      <w:start w:val="1"/>
      <w:numFmt w:val="bullet"/>
      <w:lvlText w:val="o"/>
      <w:lvlJc w:val="left"/>
      <w:pPr>
        <w:ind w:left="4374" w:hanging="360"/>
      </w:pPr>
      <w:rPr>
        <w:rFonts w:ascii="Courier New" w:hAnsi="Courier New" w:cs="Courier New" w:hint="default"/>
      </w:rPr>
    </w:lvl>
    <w:lvl w:ilvl="5" w:tentative="1">
      <w:start w:val="1"/>
      <w:numFmt w:val="bullet"/>
      <w:lvlText w:val=""/>
      <w:lvlJc w:val="left"/>
      <w:pPr>
        <w:ind w:left="5094" w:hanging="360"/>
      </w:pPr>
      <w:rPr>
        <w:rFonts w:ascii="Wingdings" w:hAnsi="Wingdings" w:hint="default"/>
      </w:rPr>
    </w:lvl>
    <w:lvl w:ilvl="6" w:tentative="1">
      <w:start w:val="1"/>
      <w:numFmt w:val="bullet"/>
      <w:lvlText w:val=""/>
      <w:lvlJc w:val="left"/>
      <w:pPr>
        <w:ind w:left="5814" w:hanging="360"/>
      </w:pPr>
      <w:rPr>
        <w:rFonts w:ascii="Symbol" w:hAnsi="Symbol" w:hint="default"/>
      </w:rPr>
    </w:lvl>
    <w:lvl w:ilvl="7" w:tentative="1">
      <w:start w:val="1"/>
      <w:numFmt w:val="bullet"/>
      <w:lvlText w:val="o"/>
      <w:lvlJc w:val="left"/>
      <w:pPr>
        <w:ind w:left="6534" w:hanging="360"/>
      </w:pPr>
      <w:rPr>
        <w:rFonts w:ascii="Courier New" w:hAnsi="Courier New" w:cs="Courier New" w:hint="default"/>
      </w:rPr>
    </w:lvl>
    <w:lvl w:ilvl="8" w:tentative="1">
      <w:start w:val="1"/>
      <w:numFmt w:val="bullet"/>
      <w:lvlText w:val=""/>
      <w:lvlJc w:val="left"/>
      <w:pPr>
        <w:ind w:left="7254" w:hanging="360"/>
      </w:pPr>
      <w:rPr>
        <w:rFonts w:ascii="Wingdings" w:hAnsi="Wingdings" w:hint="default"/>
      </w:rPr>
    </w:lvl>
  </w:abstractNum>
  <w:abstractNum w:abstractNumId="37" w15:restartNumberingAfterBreak="0">
    <w:nsid w:val="32436A45"/>
    <w:multiLevelType w:val="hybridMultilevel"/>
    <w:tmpl w:val="F9A24D10"/>
    <w:lvl w:ilvl="0">
      <w:start w:val="1"/>
      <w:numFmt w:val="bullet"/>
      <w:lvlText w:val=""/>
      <w:lvlJc w:val="left"/>
      <w:pPr>
        <w:ind w:left="720" w:hanging="360"/>
      </w:pPr>
      <w:rPr>
        <w:rFonts w:ascii="Wingdings" w:hAnsi="Wingdings" w:hint="default"/>
      </w:rPr>
    </w:lvl>
    <w:lvl w:ilvl="1">
      <w:start w:val="4"/>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52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8" w15:restartNumberingAfterBreak="0">
    <w:nsid w:val="34444A4A"/>
    <w:multiLevelType w:val="multilevel"/>
    <w:tmpl w:val="6FEA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57F0583"/>
    <w:multiLevelType w:val="multilevel"/>
    <w:tmpl w:val="1F984D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682081"/>
    <w:multiLevelType w:val="multilevel"/>
    <w:tmpl w:val="7A9045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BB18AA"/>
    <w:multiLevelType w:val="hybridMultilevel"/>
    <w:tmpl w:val="2F288AD8"/>
    <w:lvl w:ilvl="0">
      <w:start w:val="1"/>
      <w:numFmt w:val="bullet"/>
      <w:lvlText w:val=""/>
      <w:lvlJc w:val="left"/>
      <w:pPr>
        <w:ind w:left="1854" w:hanging="360"/>
      </w:pPr>
      <w:rPr>
        <w:rFonts w:ascii="Wingdings" w:hAnsi="Wingdings" w:hint="default"/>
      </w:rPr>
    </w:lvl>
    <w:lvl w:ilvl="1">
      <w:start w:val="1"/>
      <w:numFmt w:val="bullet"/>
      <w:lvlText w:val="o"/>
      <w:lvlJc w:val="left"/>
      <w:pPr>
        <w:ind w:left="2574" w:hanging="360"/>
      </w:pPr>
      <w:rPr>
        <w:rFonts w:ascii="Courier New" w:hAnsi="Courier New" w:cs="Courier New" w:hint="default"/>
      </w:rPr>
    </w:lvl>
    <w:lvl w:ilvl="2" w:tentative="1">
      <w:start w:val="1"/>
      <w:numFmt w:val="bullet"/>
      <w:lvlText w:val=""/>
      <w:lvlJc w:val="left"/>
      <w:pPr>
        <w:ind w:left="3294" w:hanging="360"/>
      </w:pPr>
      <w:rPr>
        <w:rFonts w:ascii="Wingdings" w:hAnsi="Wingdings" w:hint="default"/>
      </w:rPr>
    </w:lvl>
    <w:lvl w:ilvl="3" w:tentative="1">
      <w:start w:val="1"/>
      <w:numFmt w:val="bullet"/>
      <w:lvlText w:val=""/>
      <w:lvlJc w:val="left"/>
      <w:pPr>
        <w:ind w:left="4014" w:hanging="360"/>
      </w:pPr>
      <w:rPr>
        <w:rFonts w:ascii="Symbol" w:hAnsi="Symbol" w:hint="default"/>
      </w:rPr>
    </w:lvl>
    <w:lvl w:ilvl="4" w:tentative="1">
      <w:start w:val="1"/>
      <w:numFmt w:val="bullet"/>
      <w:lvlText w:val="o"/>
      <w:lvlJc w:val="left"/>
      <w:pPr>
        <w:ind w:left="4734" w:hanging="360"/>
      </w:pPr>
      <w:rPr>
        <w:rFonts w:ascii="Courier New" w:hAnsi="Courier New" w:cs="Courier New" w:hint="default"/>
      </w:rPr>
    </w:lvl>
    <w:lvl w:ilvl="5" w:tentative="1">
      <w:start w:val="1"/>
      <w:numFmt w:val="bullet"/>
      <w:lvlText w:val=""/>
      <w:lvlJc w:val="left"/>
      <w:pPr>
        <w:ind w:left="5454" w:hanging="360"/>
      </w:pPr>
      <w:rPr>
        <w:rFonts w:ascii="Wingdings" w:hAnsi="Wingdings" w:hint="default"/>
      </w:rPr>
    </w:lvl>
    <w:lvl w:ilvl="6" w:tentative="1">
      <w:start w:val="1"/>
      <w:numFmt w:val="bullet"/>
      <w:lvlText w:val=""/>
      <w:lvlJc w:val="left"/>
      <w:pPr>
        <w:ind w:left="6174" w:hanging="360"/>
      </w:pPr>
      <w:rPr>
        <w:rFonts w:ascii="Symbol" w:hAnsi="Symbol" w:hint="default"/>
      </w:rPr>
    </w:lvl>
    <w:lvl w:ilvl="7" w:tentative="1">
      <w:start w:val="1"/>
      <w:numFmt w:val="bullet"/>
      <w:lvlText w:val="o"/>
      <w:lvlJc w:val="left"/>
      <w:pPr>
        <w:ind w:left="6894" w:hanging="360"/>
      </w:pPr>
      <w:rPr>
        <w:rFonts w:ascii="Courier New" w:hAnsi="Courier New" w:cs="Courier New" w:hint="default"/>
      </w:rPr>
    </w:lvl>
    <w:lvl w:ilvl="8" w:tentative="1">
      <w:start w:val="1"/>
      <w:numFmt w:val="bullet"/>
      <w:lvlText w:val=""/>
      <w:lvlJc w:val="left"/>
      <w:pPr>
        <w:ind w:left="7614" w:hanging="360"/>
      </w:pPr>
      <w:rPr>
        <w:rFonts w:ascii="Wingdings" w:hAnsi="Wingdings" w:hint="default"/>
      </w:rPr>
    </w:lvl>
  </w:abstractNum>
  <w:abstractNum w:abstractNumId="42" w15:restartNumberingAfterBreak="0">
    <w:nsid w:val="40622EF9"/>
    <w:multiLevelType w:val="hybridMultilevel"/>
    <w:tmpl w:val="0CEC301A"/>
    <w:lvl w:ilvl="0">
      <w:start w:val="1"/>
      <w:numFmt w:val="decimal"/>
      <w:pStyle w:val="MinisterialDirctonNumberlistings"/>
      <w:lvlText w:val="%1."/>
      <w:lvlJc w:val="left"/>
      <w:pPr>
        <w:tabs>
          <w:tab w:val="num" w:pos="3338"/>
        </w:tabs>
        <w:ind w:left="3338" w:hanging="360"/>
      </w:pPr>
      <w:rPr>
        <w:rFonts w:hint="default"/>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3" w15:restartNumberingAfterBreak="0">
    <w:nsid w:val="424C309B"/>
    <w:multiLevelType w:val="hybridMultilevel"/>
    <w:tmpl w:val="1B8C4440"/>
    <w:lvl w:ilvl="0">
      <w:start w:val="1"/>
      <w:numFmt w:val="bullet"/>
      <w:lvlText w:val=""/>
      <w:lvlJc w:val="left"/>
      <w:pPr>
        <w:ind w:left="2520" w:hanging="360"/>
      </w:pPr>
      <w:rPr>
        <w:rFonts w:ascii="Symbol" w:hAnsi="Symbol" w:hint="default"/>
      </w:rPr>
    </w:lvl>
    <w:lvl w:ilvl="1" w:tentative="1">
      <w:start w:val="1"/>
      <w:numFmt w:val="bullet"/>
      <w:lvlText w:val="o"/>
      <w:lvlJc w:val="left"/>
      <w:pPr>
        <w:ind w:left="3240" w:hanging="360"/>
      </w:pPr>
      <w:rPr>
        <w:rFonts w:ascii="Courier New" w:hAnsi="Courier New" w:cs="Courier New" w:hint="default"/>
      </w:rPr>
    </w:lvl>
    <w:lvl w:ilvl="2" w:tentative="1">
      <w:start w:val="1"/>
      <w:numFmt w:val="bullet"/>
      <w:lvlText w:val=""/>
      <w:lvlJc w:val="left"/>
      <w:pPr>
        <w:ind w:left="3960" w:hanging="360"/>
      </w:pPr>
      <w:rPr>
        <w:rFonts w:ascii="Wingdings" w:hAnsi="Wingdings" w:hint="default"/>
      </w:rPr>
    </w:lvl>
    <w:lvl w:ilvl="3" w:tentative="1">
      <w:start w:val="1"/>
      <w:numFmt w:val="bullet"/>
      <w:lvlText w:val=""/>
      <w:lvlJc w:val="left"/>
      <w:pPr>
        <w:ind w:left="4680" w:hanging="360"/>
      </w:pPr>
      <w:rPr>
        <w:rFonts w:ascii="Symbol" w:hAnsi="Symbol" w:hint="default"/>
      </w:rPr>
    </w:lvl>
    <w:lvl w:ilvl="4" w:tentative="1">
      <w:start w:val="1"/>
      <w:numFmt w:val="bullet"/>
      <w:lvlText w:val="o"/>
      <w:lvlJc w:val="left"/>
      <w:pPr>
        <w:ind w:left="5400" w:hanging="360"/>
      </w:pPr>
      <w:rPr>
        <w:rFonts w:ascii="Courier New" w:hAnsi="Courier New" w:cs="Courier New" w:hint="default"/>
      </w:rPr>
    </w:lvl>
    <w:lvl w:ilvl="5" w:tentative="1">
      <w:start w:val="1"/>
      <w:numFmt w:val="bullet"/>
      <w:lvlText w:val=""/>
      <w:lvlJc w:val="left"/>
      <w:pPr>
        <w:ind w:left="6120" w:hanging="360"/>
      </w:pPr>
      <w:rPr>
        <w:rFonts w:ascii="Wingdings" w:hAnsi="Wingdings" w:hint="default"/>
      </w:rPr>
    </w:lvl>
    <w:lvl w:ilvl="6" w:tentative="1">
      <w:start w:val="1"/>
      <w:numFmt w:val="bullet"/>
      <w:lvlText w:val=""/>
      <w:lvlJc w:val="left"/>
      <w:pPr>
        <w:ind w:left="6840" w:hanging="360"/>
      </w:pPr>
      <w:rPr>
        <w:rFonts w:ascii="Symbol" w:hAnsi="Symbol" w:hint="default"/>
      </w:rPr>
    </w:lvl>
    <w:lvl w:ilvl="7" w:tentative="1">
      <w:start w:val="1"/>
      <w:numFmt w:val="bullet"/>
      <w:lvlText w:val="o"/>
      <w:lvlJc w:val="left"/>
      <w:pPr>
        <w:ind w:left="7560" w:hanging="360"/>
      </w:pPr>
      <w:rPr>
        <w:rFonts w:ascii="Courier New" w:hAnsi="Courier New" w:cs="Courier New" w:hint="default"/>
      </w:rPr>
    </w:lvl>
    <w:lvl w:ilvl="8" w:tentative="1">
      <w:start w:val="1"/>
      <w:numFmt w:val="bullet"/>
      <w:lvlText w:val=""/>
      <w:lvlJc w:val="left"/>
      <w:pPr>
        <w:ind w:left="8280" w:hanging="360"/>
      </w:pPr>
      <w:rPr>
        <w:rFonts w:ascii="Wingdings" w:hAnsi="Wingdings" w:hint="default"/>
      </w:rPr>
    </w:lvl>
  </w:abstractNum>
  <w:abstractNum w:abstractNumId="44" w15:restartNumberingAfterBreak="0">
    <w:nsid w:val="42F61E77"/>
    <w:multiLevelType w:val="hybridMultilevel"/>
    <w:tmpl w:val="C0A87690"/>
    <w:lvl w:ilvl="0">
      <w:start w:val="1"/>
      <w:numFmt w:val="bullet"/>
      <w:lvlText w:val=""/>
      <w:lvlJc w:val="left"/>
      <w:pPr>
        <w:ind w:left="1854" w:hanging="360"/>
      </w:pPr>
      <w:rPr>
        <w:rFonts w:ascii="Wingdings" w:hAnsi="Wingdings" w:hint="default"/>
      </w:rPr>
    </w:lvl>
    <w:lvl w:ilvl="1" w:tentative="1">
      <w:start w:val="1"/>
      <w:numFmt w:val="bullet"/>
      <w:lvlText w:val="o"/>
      <w:lvlJc w:val="left"/>
      <w:pPr>
        <w:ind w:left="2574" w:hanging="360"/>
      </w:pPr>
      <w:rPr>
        <w:rFonts w:ascii="Courier New" w:hAnsi="Courier New" w:cs="Courier New" w:hint="default"/>
      </w:rPr>
    </w:lvl>
    <w:lvl w:ilvl="2" w:tentative="1">
      <w:start w:val="1"/>
      <w:numFmt w:val="bullet"/>
      <w:lvlText w:val=""/>
      <w:lvlJc w:val="left"/>
      <w:pPr>
        <w:ind w:left="3294" w:hanging="360"/>
      </w:pPr>
      <w:rPr>
        <w:rFonts w:ascii="Wingdings" w:hAnsi="Wingdings" w:hint="default"/>
      </w:rPr>
    </w:lvl>
    <w:lvl w:ilvl="3" w:tentative="1">
      <w:start w:val="1"/>
      <w:numFmt w:val="bullet"/>
      <w:lvlText w:val=""/>
      <w:lvlJc w:val="left"/>
      <w:pPr>
        <w:ind w:left="4014" w:hanging="360"/>
      </w:pPr>
      <w:rPr>
        <w:rFonts w:ascii="Symbol" w:hAnsi="Symbol" w:hint="default"/>
      </w:rPr>
    </w:lvl>
    <w:lvl w:ilvl="4" w:tentative="1">
      <w:start w:val="1"/>
      <w:numFmt w:val="bullet"/>
      <w:lvlText w:val="o"/>
      <w:lvlJc w:val="left"/>
      <w:pPr>
        <w:ind w:left="4734" w:hanging="360"/>
      </w:pPr>
      <w:rPr>
        <w:rFonts w:ascii="Courier New" w:hAnsi="Courier New" w:cs="Courier New" w:hint="default"/>
      </w:rPr>
    </w:lvl>
    <w:lvl w:ilvl="5" w:tentative="1">
      <w:start w:val="1"/>
      <w:numFmt w:val="bullet"/>
      <w:lvlText w:val=""/>
      <w:lvlJc w:val="left"/>
      <w:pPr>
        <w:ind w:left="5454" w:hanging="360"/>
      </w:pPr>
      <w:rPr>
        <w:rFonts w:ascii="Wingdings" w:hAnsi="Wingdings" w:hint="default"/>
      </w:rPr>
    </w:lvl>
    <w:lvl w:ilvl="6" w:tentative="1">
      <w:start w:val="1"/>
      <w:numFmt w:val="bullet"/>
      <w:lvlText w:val=""/>
      <w:lvlJc w:val="left"/>
      <w:pPr>
        <w:ind w:left="6174" w:hanging="360"/>
      </w:pPr>
      <w:rPr>
        <w:rFonts w:ascii="Symbol" w:hAnsi="Symbol" w:hint="default"/>
      </w:rPr>
    </w:lvl>
    <w:lvl w:ilvl="7" w:tentative="1">
      <w:start w:val="1"/>
      <w:numFmt w:val="bullet"/>
      <w:lvlText w:val="o"/>
      <w:lvlJc w:val="left"/>
      <w:pPr>
        <w:ind w:left="6894" w:hanging="360"/>
      </w:pPr>
      <w:rPr>
        <w:rFonts w:ascii="Courier New" w:hAnsi="Courier New" w:cs="Courier New" w:hint="default"/>
      </w:rPr>
    </w:lvl>
    <w:lvl w:ilvl="8" w:tentative="1">
      <w:start w:val="1"/>
      <w:numFmt w:val="bullet"/>
      <w:lvlText w:val=""/>
      <w:lvlJc w:val="left"/>
      <w:pPr>
        <w:ind w:left="7614" w:hanging="360"/>
      </w:pPr>
      <w:rPr>
        <w:rFonts w:ascii="Wingdings" w:hAnsi="Wingdings" w:hint="default"/>
      </w:rPr>
    </w:lvl>
  </w:abstractNum>
  <w:abstractNum w:abstractNumId="45" w15:restartNumberingAfterBreak="0">
    <w:nsid w:val="45517E63"/>
    <w:multiLevelType w:val="multilevel"/>
    <w:tmpl w:val="C25A78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026D5A"/>
    <w:multiLevelType w:val="hybridMultilevel"/>
    <w:tmpl w:val="60F29A7A"/>
    <w:lvl w:ilvl="0">
      <w:start w:val="1"/>
      <w:numFmt w:val="bullet"/>
      <w:lvlText w:val=""/>
      <w:lvlJc w:val="left"/>
      <w:pPr>
        <w:ind w:left="720" w:hanging="360"/>
      </w:pPr>
      <w:rPr>
        <w:rFonts w:ascii="Wingdings" w:hAnsi="Wingdings" w:hint="default"/>
      </w:rPr>
    </w:lvl>
    <w:lvl w:ilvl="1">
      <w:start w:val="4"/>
      <w:numFmt w:val="bullet"/>
      <w:lvlText w:val="-"/>
      <w:lvlJc w:val="left"/>
      <w:pPr>
        <w:ind w:left="1440" w:hanging="360"/>
      </w:pPr>
      <w:rPr>
        <w:rFonts w:ascii="Times New Roman" w:eastAsia="Times New Roman" w:hAnsi="Times New Roman" w:cs="Times New Roman" w:hint="default"/>
      </w:rPr>
    </w:lvl>
    <w:lvl w:ilvl="2">
      <w:start w:val="4"/>
      <w:numFmt w:val="bullet"/>
      <w:lvlText w:val="-"/>
      <w:lvlJc w:val="left"/>
      <w:pPr>
        <w:ind w:left="1794" w:hanging="360"/>
      </w:pPr>
      <w:rPr>
        <w:rFonts w:ascii="Times New Roman" w:eastAsia="Times New Roman" w:hAnsi="Times New Roman" w:cs="Times New Roman" w:hint="default"/>
      </w:rPr>
    </w:lvl>
    <w:lvl w:ilvl="3">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7" w15:restartNumberingAfterBreak="0">
    <w:nsid w:val="486B715D"/>
    <w:multiLevelType w:val="hybridMultilevel"/>
    <w:tmpl w:val="EC2CD3CE"/>
    <w:lvl w:ilvl="0">
      <w:start w:val="4"/>
      <w:numFmt w:val="bullet"/>
      <w:lvlText w:val="-"/>
      <w:lvlJc w:val="left"/>
      <w:pPr>
        <w:ind w:left="1778" w:hanging="360"/>
      </w:pPr>
      <w:rPr>
        <w:rFonts w:ascii="Times New Roman" w:eastAsia="Times New Roman" w:hAnsi="Times New Roman" w:cs="Times New Roman" w:hint="default"/>
      </w:rPr>
    </w:lvl>
    <w:lvl w:ilvl="1" w:tentative="1">
      <w:start w:val="1"/>
      <w:numFmt w:val="bullet"/>
      <w:lvlText w:val="o"/>
      <w:lvlJc w:val="left"/>
      <w:pPr>
        <w:ind w:left="2498" w:hanging="360"/>
      </w:pPr>
      <w:rPr>
        <w:rFonts w:ascii="Courier New" w:hAnsi="Courier New" w:cs="Courier New" w:hint="default"/>
      </w:rPr>
    </w:lvl>
    <w:lvl w:ilvl="2" w:tentative="1">
      <w:start w:val="1"/>
      <w:numFmt w:val="bullet"/>
      <w:lvlText w:val=""/>
      <w:lvlJc w:val="left"/>
      <w:pPr>
        <w:ind w:left="3218" w:hanging="360"/>
      </w:pPr>
      <w:rPr>
        <w:rFonts w:ascii="Wingdings" w:hAnsi="Wingdings" w:hint="default"/>
      </w:rPr>
    </w:lvl>
    <w:lvl w:ilvl="3" w:tentative="1">
      <w:start w:val="1"/>
      <w:numFmt w:val="bullet"/>
      <w:lvlText w:val=""/>
      <w:lvlJc w:val="left"/>
      <w:pPr>
        <w:ind w:left="3938" w:hanging="360"/>
      </w:pPr>
      <w:rPr>
        <w:rFonts w:ascii="Symbol" w:hAnsi="Symbol" w:hint="default"/>
      </w:rPr>
    </w:lvl>
    <w:lvl w:ilvl="4" w:tentative="1">
      <w:start w:val="1"/>
      <w:numFmt w:val="bullet"/>
      <w:lvlText w:val="o"/>
      <w:lvlJc w:val="left"/>
      <w:pPr>
        <w:ind w:left="4658" w:hanging="360"/>
      </w:pPr>
      <w:rPr>
        <w:rFonts w:ascii="Courier New" w:hAnsi="Courier New" w:cs="Courier New" w:hint="default"/>
      </w:rPr>
    </w:lvl>
    <w:lvl w:ilvl="5" w:tentative="1">
      <w:start w:val="1"/>
      <w:numFmt w:val="bullet"/>
      <w:lvlText w:val=""/>
      <w:lvlJc w:val="left"/>
      <w:pPr>
        <w:ind w:left="5378" w:hanging="360"/>
      </w:pPr>
      <w:rPr>
        <w:rFonts w:ascii="Wingdings" w:hAnsi="Wingdings" w:hint="default"/>
      </w:rPr>
    </w:lvl>
    <w:lvl w:ilvl="6" w:tentative="1">
      <w:start w:val="1"/>
      <w:numFmt w:val="bullet"/>
      <w:lvlText w:val=""/>
      <w:lvlJc w:val="left"/>
      <w:pPr>
        <w:ind w:left="6098" w:hanging="360"/>
      </w:pPr>
      <w:rPr>
        <w:rFonts w:ascii="Symbol" w:hAnsi="Symbol" w:hint="default"/>
      </w:rPr>
    </w:lvl>
    <w:lvl w:ilvl="7" w:tentative="1">
      <w:start w:val="1"/>
      <w:numFmt w:val="bullet"/>
      <w:lvlText w:val="o"/>
      <w:lvlJc w:val="left"/>
      <w:pPr>
        <w:ind w:left="6818" w:hanging="360"/>
      </w:pPr>
      <w:rPr>
        <w:rFonts w:ascii="Courier New" w:hAnsi="Courier New" w:cs="Courier New" w:hint="default"/>
      </w:rPr>
    </w:lvl>
    <w:lvl w:ilvl="8" w:tentative="1">
      <w:start w:val="1"/>
      <w:numFmt w:val="bullet"/>
      <w:lvlText w:val=""/>
      <w:lvlJc w:val="left"/>
      <w:pPr>
        <w:ind w:left="7538" w:hanging="360"/>
      </w:pPr>
      <w:rPr>
        <w:rFonts w:ascii="Wingdings" w:hAnsi="Wingdings" w:hint="default"/>
      </w:rPr>
    </w:lvl>
  </w:abstractNum>
  <w:abstractNum w:abstractNumId="48" w15:restartNumberingAfterBreak="0">
    <w:nsid w:val="4993608D"/>
    <w:multiLevelType w:val="singleLevel"/>
    <w:tmpl w:val="BB2E5A68"/>
    <w:lvl w:ilvl="0">
      <w:start w:val="1"/>
      <w:numFmt w:val="bullet"/>
      <w:pStyle w:val="Bodytext"/>
      <w:lvlText w:val=""/>
      <w:lvlJc w:val="left"/>
      <w:pPr>
        <w:tabs>
          <w:tab w:val="num" w:pos="360"/>
        </w:tabs>
        <w:ind w:left="360" w:hanging="360"/>
      </w:pPr>
      <w:rPr>
        <w:rFonts w:ascii="Wingdings" w:hAnsi="Wingdings" w:hint="default"/>
        <w:sz w:val="20"/>
      </w:rPr>
    </w:lvl>
  </w:abstractNum>
  <w:abstractNum w:abstractNumId="49" w15:restartNumberingAfterBreak="0">
    <w:nsid w:val="4D492FD9"/>
    <w:multiLevelType w:val="multilevel"/>
    <w:tmpl w:val="9E34A3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4C239D"/>
    <w:multiLevelType w:val="hybridMultilevel"/>
    <w:tmpl w:val="F3B4DF26"/>
    <w:lvl w:ilvl="0">
      <w:start w:val="4"/>
      <w:numFmt w:val="bullet"/>
      <w:lvlText w:val="-"/>
      <w:lvlJc w:val="left"/>
      <w:pPr>
        <w:ind w:left="1794" w:hanging="360"/>
      </w:pPr>
      <w:rPr>
        <w:rFonts w:ascii="Times New Roman" w:eastAsia="Times New Roman" w:hAnsi="Times New Roman" w:cs="Times New Roman" w:hint="default"/>
      </w:rPr>
    </w:lvl>
    <w:lvl w:ilvl="1">
      <w:start w:val="1"/>
      <w:numFmt w:val="bullet"/>
      <w:lvlText w:val="o"/>
      <w:lvlJc w:val="left"/>
      <w:pPr>
        <w:ind w:left="2514" w:hanging="360"/>
      </w:pPr>
      <w:rPr>
        <w:rFonts w:ascii="Courier New" w:hAnsi="Courier New" w:cs="Courier New" w:hint="default"/>
      </w:rPr>
    </w:lvl>
    <w:lvl w:ilvl="2">
      <w:start w:val="1"/>
      <w:numFmt w:val="bullet"/>
      <w:lvlText w:val=""/>
      <w:lvlJc w:val="left"/>
      <w:pPr>
        <w:ind w:left="3234" w:hanging="360"/>
      </w:pPr>
      <w:rPr>
        <w:rFonts w:ascii="Wingdings" w:hAnsi="Wingdings" w:hint="default"/>
      </w:rPr>
    </w:lvl>
    <w:lvl w:ilvl="3" w:tentative="1">
      <w:start w:val="1"/>
      <w:numFmt w:val="bullet"/>
      <w:lvlText w:val=""/>
      <w:lvlJc w:val="left"/>
      <w:pPr>
        <w:ind w:left="3954" w:hanging="360"/>
      </w:pPr>
      <w:rPr>
        <w:rFonts w:ascii="Symbol" w:hAnsi="Symbol" w:hint="default"/>
      </w:rPr>
    </w:lvl>
    <w:lvl w:ilvl="4" w:tentative="1">
      <w:start w:val="1"/>
      <w:numFmt w:val="bullet"/>
      <w:lvlText w:val="o"/>
      <w:lvlJc w:val="left"/>
      <w:pPr>
        <w:ind w:left="4674" w:hanging="360"/>
      </w:pPr>
      <w:rPr>
        <w:rFonts w:ascii="Courier New" w:hAnsi="Courier New" w:cs="Courier New" w:hint="default"/>
      </w:rPr>
    </w:lvl>
    <w:lvl w:ilvl="5" w:tentative="1">
      <w:start w:val="1"/>
      <w:numFmt w:val="bullet"/>
      <w:lvlText w:val=""/>
      <w:lvlJc w:val="left"/>
      <w:pPr>
        <w:ind w:left="5394" w:hanging="360"/>
      </w:pPr>
      <w:rPr>
        <w:rFonts w:ascii="Wingdings" w:hAnsi="Wingdings" w:hint="default"/>
      </w:rPr>
    </w:lvl>
    <w:lvl w:ilvl="6" w:tentative="1">
      <w:start w:val="1"/>
      <w:numFmt w:val="bullet"/>
      <w:lvlText w:val=""/>
      <w:lvlJc w:val="left"/>
      <w:pPr>
        <w:ind w:left="6114" w:hanging="360"/>
      </w:pPr>
      <w:rPr>
        <w:rFonts w:ascii="Symbol" w:hAnsi="Symbol" w:hint="default"/>
      </w:rPr>
    </w:lvl>
    <w:lvl w:ilvl="7" w:tentative="1">
      <w:start w:val="1"/>
      <w:numFmt w:val="bullet"/>
      <w:lvlText w:val="o"/>
      <w:lvlJc w:val="left"/>
      <w:pPr>
        <w:ind w:left="6834" w:hanging="360"/>
      </w:pPr>
      <w:rPr>
        <w:rFonts w:ascii="Courier New" w:hAnsi="Courier New" w:cs="Courier New" w:hint="default"/>
      </w:rPr>
    </w:lvl>
    <w:lvl w:ilvl="8" w:tentative="1">
      <w:start w:val="1"/>
      <w:numFmt w:val="bullet"/>
      <w:lvlText w:val=""/>
      <w:lvlJc w:val="left"/>
      <w:pPr>
        <w:ind w:left="7554" w:hanging="360"/>
      </w:pPr>
      <w:rPr>
        <w:rFonts w:ascii="Wingdings" w:hAnsi="Wingdings" w:hint="default"/>
      </w:rPr>
    </w:lvl>
  </w:abstractNum>
  <w:abstractNum w:abstractNumId="51" w15:restartNumberingAfterBreak="0">
    <w:nsid w:val="4F763077"/>
    <w:multiLevelType w:val="multilevel"/>
    <w:tmpl w:val="E78C8F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B058C5"/>
    <w:multiLevelType w:val="hybridMultilevel"/>
    <w:tmpl w:val="A0C4E57E"/>
    <w:lvl w:ilvl="0">
      <w:start w:val="1"/>
      <w:numFmt w:val="bullet"/>
      <w:lvlText w:val=""/>
      <w:lvlJc w:val="left"/>
      <w:pPr>
        <w:ind w:left="720" w:hanging="360"/>
      </w:pPr>
      <w:rPr>
        <w:rFonts w:ascii="Symbol" w:hAnsi="Symbol"/>
      </w:rPr>
    </w:lvl>
    <w:lvl w:ilvl="1">
      <w:start w:val="1"/>
      <w:numFmt w:val="bullet"/>
      <w:lvlText w:val=""/>
      <w:lvlJc w:val="left"/>
      <w:pPr>
        <w:ind w:left="720" w:hanging="360"/>
      </w:pPr>
      <w:rPr>
        <w:rFonts w:ascii="Symbol" w:hAnsi="Symbol"/>
      </w:rPr>
    </w:lvl>
    <w:lvl w:ilvl="2">
      <w:start w:val="1"/>
      <w:numFmt w:val="bullet"/>
      <w:lvlText w:val=""/>
      <w:lvlJc w:val="left"/>
      <w:pPr>
        <w:ind w:left="720" w:hanging="360"/>
      </w:pPr>
      <w:rPr>
        <w:rFonts w:ascii="Symbol" w:hAnsi="Symbol"/>
      </w:rPr>
    </w:lvl>
    <w:lvl w:ilvl="3">
      <w:start w:val="1"/>
      <w:numFmt w:val="bullet"/>
      <w:lvlText w:val=""/>
      <w:lvlJc w:val="left"/>
      <w:pPr>
        <w:ind w:left="720" w:hanging="360"/>
      </w:pPr>
      <w:rPr>
        <w:rFonts w:ascii="Symbol" w:hAnsi="Symbol"/>
      </w:rPr>
    </w:lvl>
    <w:lvl w:ilvl="4">
      <w:start w:val="1"/>
      <w:numFmt w:val="bullet"/>
      <w:lvlText w:val=""/>
      <w:lvlJc w:val="left"/>
      <w:pPr>
        <w:ind w:left="720" w:hanging="360"/>
      </w:pPr>
      <w:rPr>
        <w:rFonts w:ascii="Symbol" w:hAnsi="Symbol"/>
      </w:rPr>
    </w:lvl>
    <w:lvl w:ilvl="5">
      <w:start w:val="1"/>
      <w:numFmt w:val="bullet"/>
      <w:lvlText w:val=""/>
      <w:lvlJc w:val="left"/>
      <w:pPr>
        <w:ind w:left="720" w:hanging="360"/>
      </w:pPr>
      <w:rPr>
        <w:rFonts w:ascii="Symbol" w:hAnsi="Symbol"/>
      </w:rPr>
    </w:lvl>
    <w:lvl w:ilvl="6">
      <w:start w:val="1"/>
      <w:numFmt w:val="bullet"/>
      <w:lvlText w:val=""/>
      <w:lvlJc w:val="left"/>
      <w:pPr>
        <w:ind w:left="720" w:hanging="360"/>
      </w:pPr>
      <w:rPr>
        <w:rFonts w:ascii="Symbol" w:hAnsi="Symbol"/>
      </w:rPr>
    </w:lvl>
    <w:lvl w:ilvl="7">
      <w:start w:val="1"/>
      <w:numFmt w:val="bullet"/>
      <w:lvlText w:val=""/>
      <w:lvlJc w:val="left"/>
      <w:pPr>
        <w:ind w:left="720" w:hanging="360"/>
      </w:pPr>
      <w:rPr>
        <w:rFonts w:ascii="Symbol" w:hAnsi="Symbol"/>
      </w:rPr>
    </w:lvl>
    <w:lvl w:ilvl="8">
      <w:start w:val="1"/>
      <w:numFmt w:val="bullet"/>
      <w:lvlText w:val=""/>
      <w:lvlJc w:val="left"/>
      <w:pPr>
        <w:ind w:left="720" w:hanging="360"/>
      </w:pPr>
      <w:rPr>
        <w:rFonts w:ascii="Symbol" w:hAnsi="Symbol"/>
      </w:rPr>
    </w:lvl>
  </w:abstractNum>
  <w:abstractNum w:abstractNumId="53" w15:restartNumberingAfterBreak="0">
    <w:nsid w:val="500D46A4"/>
    <w:multiLevelType w:val="hybridMultilevel"/>
    <w:tmpl w:val="A5D4207A"/>
    <w:lvl w:ilvl="0">
      <w:start w:val="4"/>
      <w:numFmt w:val="bullet"/>
      <w:lvlText w:val="-"/>
      <w:lvlJc w:val="left"/>
      <w:pPr>
        <w:ind w:left="1800" w:hanging="360"/>
      </w:pPr>
      <w:rPr>
        <w:rFonts w:ascii="Times New Roman" w:eastAsia="Times New Roman" w:hAnsi="Times New Roman" w:cs="Times New Roman"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54" w15:restartNumberingAfterBreak="0">
    <w:nsid w:val="511016B7"/>
    <w:multiLevelType w:val="multilevel"/>
    <w:tmpl w:val="56625A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EE5DDC"/>
    <w:multiLevelType w:val="hybridMultilevel"/>
    <w:tmpl w:val="898AE676"/>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4"/>
      <w:numFmt w:val="bullet"/>
      <w:lvlText w:val="-"/>
      <w:lvlJc w:val="left"/>
      <w:pPr>
        <w:ind w:left="1854" w:hanging="360"/>
      </w:pPr>
      <w:rPr>
        <w:rFonts w:ascii="Times New Roman" w:eastAsia="Times New Roman" w:hAnsi="Times New Roman" w:cs="Times New Roman" w:hint="default"/>
      </w:rPr>
    </w:lvl>
    <w:lvl w:ilvl="3">
      <w:start w:val="1"/>
      <w:numFmt w:val="bullet"/>
      <w:lvlText w:val=""/>
      <w:lvlJc w:val="left"/>
      <w:pPr>
        <w:ind w:left="2203"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6" w15:restartNumberingAfterBreak="0">
    <w:nsid w:val="51F85F23"/>
    <w:multiLevelType w:val="hybridMultilevel"/>
    <w:tmpl w:val="3A72AFE2"/>
    <w:lvl w:ilvl="0">
      <w:start w:val="1"/>
      <w:numFmt w:val="bullet"/>
      <w:lvlText w:val=""/>
      <w:lvlJc w:val="left"/>
      <w:pPr>
        <w:ind w:left="1560" w:hanging="360"/>
      </w:pPr>
      <w:rPr>
        <w:rFonts w:ascii="Wingdings" w:hAnsi="Wingdings" w:hint="default"/>
      </w:rPr>
    </w:lvl>
    <w:lvl w:ilvl="1" w:tentative="1">
      <w:start w:val="1"/>
      <w:numFmt w:val="bullet"/>
      <w:lvlText w:val="o"/>
      <w:lvlJc w:val="left"/>
      <w:pPr>
        <w:ind w:left="2280" w:hanging="360"/>
      </w:pPr>
      <w:rPr>
        <w:rFonts w:ascii="Courier New" w:hAnsi="Courier New" w:cs="Courier New" w:hint="default"/>
      </w:rPr>
    </w:lvl>
    <w:lvl w:ilvl="2" w:tentative="1">
      <w:start w:val="1"/>
      <w:numFmt w:val="bullet"/>
      <w:lvlText w:val=""/>
      <w:lvlJc w:val="left"/>
      <w:pPr>
        <w:ind w:left="3000" w:hanging="360"/>
      </w:pPr>
      <w:rPr>
        <w:rFonts w:ascii="Wingdings" w:hAnsi="Wingdings" w:hint="default"/>
      </w:rPr>
    </w:lvl>
    <w:lvl w:ilvl="3" w:tentative="1">
      <w:start w:val="1"/>
      <w:numFmt w:val="bullet"/>
      <w:lvlText w:val=""/>
      <w:lvlJc w:val="left"/>
      <w:pPr>
        <w:ind w:left="3720" w:hanging="360"/>
      </w:pPr>
      <w:rPr>
        <w:rFonts w:ascii="Symbol" w:hAnsi="Symbol" w:hint="default"/>
      </w:rPr>
    </w:lvl>
    <w:lvl w:ilvl="4" w:tentative="1">
      <w:start w:val="1"/>
      <w:numFmt w:val="bullet"/>
      <w:lvlText w:val="o"/>
      <w:lvlJc w:val="left"/>
      <w:pPr>
        <w:ind w:left="4440" w:hanging="360"/>
      </w:pPr>
      <w:rPr>
        <w:rFonts w:ascii="Courier New" w:hAnsi="Courier New" w:cs="Courier New" w:hint="default"/>
      </w:rPr>
    </w:lvl>
    <w:lvl w:ilvl="5" w:tentative="1">
      <w:start w:val="1"/>
      <w:numFmt w:val="bullet"/>
      <w:lvlText w:val=""/>
      <w:lvlJc w:val="left"/>
      <w:pPr>
        <w:ind w:left="5160" w:hanging="360"/>
      </w:pPr>
      <w:rPr>
        <w:rFonts w:ascii="Wingdings" w:hAnsi="Wingdings" w:hint="default"/>
      </w:rPr>
    </w:lvl>
    <w:lvl w:ilvl="6" w:tentative="1">
      <w:start w:val="1"/>
      <w:numFmt w:val="bullet"/>
      <w:lvlText w:val=""/>
      <w:lvlJc w:val="left"/>
      <w:pPr>
        <w:ind w:left="5880" w:hanging="360"/>
      </w:pPr>
      <w:rPr>
        <w:rFonts w:ascii="Symbol" w:hAnsi="Symbol" w:hint="default"/>
      </w:rPr>
    </w:lvl>
    <w:lvl w:ilvl="7" w:tentative="1">
      <w:start w:val="1"/>
      <w:numFmt w:val="bullet"/>
      <w:lvlText w:val="o"/>
      <w:lvlJc w:val="left"/>
      <w:pPr>
        <w:ind w:left="6600" w:hanging="360"/>
      </w:pPr>
      <w:rPr>
        <w:rFonts w:ascii="Courier New" w:hAnsi="Courier New" w:cs="Courier New" w:hint="default"/>
      </w:rPr>
    </w:lvl>
    <w:lvl w:ilvl="8" w:tentative="1">
      <w:start w:val="1"/>
      <w:numFmt w:val="bullet"/>
      <w:lvlText w:val=""/>
      <w:lvlJc w:val="left"/>
      <w:pPr>
        <w:ind w:left="7320" w:hanging="360"/>
      </w:pPr>
      <w:rPr>
        <w:rFonts w:ascii="Wingdings" w:hAnsi="Wingdings" w:hint="default"/>
      </w:rPr>
    </w:lvl>
  </w:abstractNum>
  <w:abstractNum w:abstractNumId="57" w15:restartNumberingAfterBreak="0">
    <w:nsid w:val="53301210"/>
    <w:multiLevelType w:val="multilevel"/>
    <w:tmpl w:val="33B87B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EC2166"/>
    <w:multiLevelType w:val="multilevel"/>
    <w:tmpl w:val="DBAE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A4837C8"/>
    <w:multiLevelType w:val="hybridMultilevel"/>
    <w:tmpl w:val="65586738"/>
    <w:lvl w:ilvl="0">
      <w:start w:val="1"/>
      <w:numFmt w:val="bullet"/>
      <w:lvlText w:val=""/>
      <w:lvlJc w:val="left"/>
      <w:pPr>
        <w:ind w:left="1494" w:hanging="360"/>
      </w:pPr>
      <w:rPr>
        <w:rFonts w:ascii="Wingdings" w:hAnsi="Wingdings" w:hint="default"/>
      </w:rPr>
    </w:lvl>
    <w:lvl w:ilvl="1">
      <w:start w:val="1"/>
      <w:numFmt w:val="bullet"/>
      <w:lvlText w:val="o"/>
      <w:lvlJc w:val="left"/>
      <w:pPr>
        <w:ind w:left="2214" w:hanging="360"/>
      </w:pPr>
      <w:rPr>
        <w:rFonts w:ascii="Courier New" w:hAnsi="Courier New" w:cs="Courier New" w:hint="default"/>
      </w:rPr>
    </w:lvl>
    <w:lvl w:ilvl="2" w:tentative="1">
      <w:start w:val="1"/>
      <w:numFmt w:val="bullet"/>
      <w:lvlText w:val=""/>
      <w:lvlJc w:val="left"/>
      <w:pPr>
        <w:ind w:left="2934" w:hanging="360"/>
      </w:pPr>
      <w:rPr>
        <w:rFonts w:ascii="Wingdings" w:hAnsi="Wingdings" w:hint="default"/>
      </w:rPr>
    </w:lvl>
    <w:lvl w:ilvl="3" w:tentative="1">
      <w:start w:val="1"/>
      <w:numFmt w:val="bullet"/>
      <w:lvlText w:val=""/>
      <w:lvlJc w:val="left"/>
      <w:pPr>
        <w:ind w:left="3654" w:hanging="360"/>
      </w:pPr>
      <w:rPr>
        <w:rFonts w:ascii="Symbol" w:hAnsi="Symbol" w:hint="default"/>
      </w:rPr>
    </w:lvl>
    <w:lvl w:ilvl="4" w:tentative="1">
      <w:start w:val="1"/>
      <w:numFmt w:val="bullet"/>
      <w:lvlText w:val="o"/>
      <w:lvlJc w:val="left"/>
      <w:pPr>
        <w:ind w:left="4374" w:hanging="360"/>
      </w:pPr>
      <w:rPr>
        <w:rFonts w:ascii="Courier New" w:hAnsi="Courier New" w:cs="Courier New" w:hint="default"/>
      </w:rPr>
    </w:lvl>
    <w:lvl w:ilvl="5" w:tentative="1">
      <w:start w:val="1"/>
      <w:numFmt w:val="bullet"/>
      <w:lvlText w:val=""/>
      <w:lvlJc w:val="left"/>
      <w:pPr>
        <w:ind w:left="5094" w:hanging="360"/>
      </w:pPr>
      <w:rPr>
        <w:rFonts w:ascii="Wingdings" w:hAnsi="Wingdings" w:hint="default"/>
      </w:rPr>
    </w:lvl>
    <w:lvl w:ilvl="6" w:tentative="1">
      <w:start w:val="1"/>
      <w:numFmt w:val="bullet"/>
      <w:lvlText w:val=""/>
      <w:lvlJc w:val="left"/>
      <w:pPr>
        <w:ind w:left="5814" w:hanging="360"/>
      </w:pPr>
      <w:rPr>
        <w:rFonts w:ascii="Symbol" w:hAnsi="Symbol" w:hint="default"/>
      </w:rPr>
    </w:lvl>
    <w:lvl w:ilvl="7" w:tentative="1">
      <w:start w:val="1"/>
      <w:numFmt w:val="bullet"/>
      <w:lvlText w:val="o"/>
      <w:lvlJc w:val="left"/>
      <w:pPr>
        <w:ind w:left="6534" w:hanging="360"/>
      </w:pPr>
      <w:rPr>
        <w:rFonts w:ascii="Courier New" w:hAnsi="Courier New" w:cs="Courier New" w:hint="default"/>
      </w:rPr>
    </w:lvl>
    <w:lvl w:ilvl="8" w:tentative="1">
      <w:start w:val="1"/>
      <w:numFmt w:val="bullet"/>
      <w:lvlText w:val=""/>
      <w:lvlJc w:val="left"/>
      <w:pPr>
        <w:ind w:left="7254" w:hanging="360"/>
      </w:pPr>
      <w:rPr>
        <w:rFonts w:ascii="Wingdings" w:hAnsi="Wingdings" w:hint="default"/>
      </w:rPr>
    </w:lvl>
  </w:abstractNum>
  <w:abstractNum w:abstractNumId="60" w15:restartNumberingAfterBreak="0">
    <w:nsid w:val="5C114253"/>
    <w:multiLevelType w:val="multilevel"/>
    <w:tmpl w:val="74008C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7428DB"/>
    <w:multiLevelType w:val="hybridMultilevel"/>
    <w:tmpl w:val="6070481E"/>
    <w:lvl w:ilvl="0">
      <w:start w:val="4"/>
      <w:numFmt w:val="bullet"/>
      <w:lvlText w:val="-"/>
      <w:lvlJc w:val="left"/>
      <w:pPr>
        <w:ind w:left="1854" w:hanging="360"/>
      </w:pPr>
      <w:rPr>
        <w:rFonts w:ascii="Times New Roman" w:eastAsia="Times New Roman" w:hAnsi="Times New Roman" w:cs="Times New Roman"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tentative="1">
      <w:start w:val="1"/>
      <w:numFmt w:val="bullet"/>
      <w:lvlText w:val=""/>
      <w:lvlJc w:val="left"/>
      <w:pPr>
        <w:ind w:left="4014" w:hanging="360"/>
      </w:pPr>
      <w:rPr>
        <w:rFonts w:ascii="Symbol" w:hAnsi="Symbol" w:hint="default"/>
      </w:rPr>
    </w:lvl>
    <w:lvl w:ilvl="4" w:tentative="1">
      <w:start w:val="1"/>
      <w:numFmt w:val="bullet"/>
      <w:lvlText w:val="o"/>
      <w:lvlJc w:val="left"/>
      <w:pPr>
        <w:ind w:left="4734" w:hanging="360"/>
      </w:pPr>
      <w:rPr>
        <w:rFonts w:ascii="Courier New" w:hAnsi="Courier New" w:cs="Courier New" w:hint="default"/>
      </w:rPr>
    </w:lvl>
    <w:lvl w:ilvl="5" w:tentative="1">
      <w:start w:val="1"/>
      <w:numFmt w:val="bullet"/>
      <w:lvlText w:val=""/>
      <w:lvlJc w:val="left"/>
      <w:pPr>
        <w:ind w:left="5454" w:hanging="360"/>
      </w:pPr>
      <w:rPr>
        <w:rFonts w:ascii="Wingdings" w:hAnsi="Wingdings" w:hint="default"/>
      </w:rPr>
    </w:lvl>
    <w:lvl w:ilvl="6" w:tentative="1">
      <w:start w:val="1"/>
      <w:numFmt w:val="bullet"/>
      <w:lvlText w:val=""/>
      <w:lvlJc w:val="left"/>
      <w:pPr>
        <w:ind w:left="6174" w:hanging="360"/>
      </w:pPr>
      <w:rPr>
        <w:rFonts w:ascii="Symbol" w:hAnsi="Symbol" w:hint="default"/>
      </w:rPr>
    </w:lvl>
    <w:lvl w:ilvl="7" w:tentative="1">
      <w:start w:val="1"/>
      <w:numFmt w:val="bullet"/>
      <w:lvlText w:val="o"/>
      <w:lvlJc w:val="left"/>
      <w:pPr>
        <w:ind w:left="6894" w:hanging="360"/>
      </w:pPr>
      <w:rPr>
        <w:rFonts w:ascii="Courier New" w:hAnsi="Courier New" w:cs="Courier New" w:hint="default"/>
      </w:rPr>
    </w:lvl>
    <w:lvl w:ilvl="8" w:tentative="1">
      <w:start w:val="1"/>
      <w:numFmt w:val="bullet"/>
      <w:lvlText w:val=""/>
      <w:lvlJc w:val="left"/>
      <w:pPr>
        <w:ind w:left="7614" w:hanging="360"/>
      </w:pPr>
      <w:rPr>
        <w:rFonts w:ascii="Wingdings" w:hAnsi="Wingdings" w:hint="default"/>
      </w:rPr>
    </w:lvl>
  </w:abstractNum>
  <w:abstractNum w:abstractNumId="62" w15:restartNumberingAfterBreak="0">
    <w:nsid w:val="5D9A2F00"/>
    <w:multiLevelType w:val="multilevel"/>
    <w:tmpl w:val="ABA4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DC76A3B"/>
    <w:multiLevelType w:val="hybridMultilevel"/>
    <w:tmpl w:val="5C603E32"/>
    <w:lvl w:ilvl="0">
      <w:start w:val="1"/>
      <w:numFmt w:val="bullet"/>
      <w:lvlText w:val=""/>
      <w:lvlJc w:val="left"/>
      <w:pPr>
        <w:ind w:left="2106" w:hanging="360"/>
      </w:pPr>
      <w:rPr>
        <w:rFonts w:ascii="Wingdings" w:hAnsi="Wingdings" w:hint="default"/>
      </w:rPr>
    </w:lvl>
    <w:lvl w:ilvl="1" w:tentative="1">
      <w:start w:val="1"/>
      <w:numFmt w:val="bullet"/>
      <w:lvlText w:val="o"/>
      <w:lvlJc w:val="left"/>
      <w:pPr>
        <w:ind w:left="2826" w:hanging="360"/>
      </w:pPr>
      <w:rPr>
        <w:rFonts w:ascii="Courier New" w:hAnsi="Courier New" w:cs="Courier New" w:hint="default"/>
      </w:rPr>
    </w:lvl>
    <w:lvl w:ilvl="2" w:tentative="1">
      <w:start w:val="1"/>
      <w:numFmt w:val="bullet"/>
      <w:lvlText w:val=""/>
      <w:lvlJc w:val="left"/>
      <w:pPr>
        <w:ind w:left="3546" w:hanging="360"/>
      </w:pPr>
      <w:rPr>
        <w:rFonts w:ascii="Wingdings" w:hAnsi="Wingdings" w:hint="default"/>
      </w:rPr>
    </w:lvl>
    <w:lvl w:ilvl="3" w:tentative="1">
      <w:start w:val="1"/>
      <w:numFmt w:val="bullet"/>
      <w:lvlText w:val=""/>
      <w:lvlJc w:val="left"/>
      <w:pPr>
        <w:ind w:left="4266" w:hanging="360"/>
      </w:pPr>
      <w:rPr>
        <w:rFonts w:ascii="Symbol" w:hAnsi="Symbol" w:hint="default"/>
      </w:rPr>
    </w:lvl>
    <w:lvl w:ilvl="4" w:tentative="1">
      <w:start w:val="1"/>
      <w:numFmt w:val="bullet"/>
      <w:lvlText w:val="o"/>
      <w:lvlJc w:val="left"/>
      <w:pPr>
        <w:ind w:left="4986" w:hanging="360"/>
      </w:pPr>
      <w:rPr>
        <w:rFonts w:ascii="Courier New" w:hAnsi="Courier New" w:cs="Courier New" w:hint="default"/>
      </w:rPr>
    </w:lvl>
    <w:lvl w:ilvl="5" w:tentative="1">
      <w:start w:val="1"/>
      <w:numFmt w:val="bullet"/>
      <w:lvlText w:val=""/>
      <w:lvlJc w:val="left"/>
      <w:pPr>
        <w:ind w:left="5706" w:hanging="360"/>
      </w:pPr>
      <w:rPr>
        <w:rFonts w:ascii="Wingdings" w:hAnsi="Wingdings" w:hint="default"/>
      </w:rPr>
    </w:lvl>
    <w:lvl w:ilvl="6" w:tentative="1">
      <w:start w:val="1"/>
      <w:numFmt w:val="bullet"/>
      <w:lvlText w:val=""/>
      <w:lvlJc w:val="left"/>
      <w:pPr>
        <w:ind w:left="6426" w:hanging="360"/>
      </w:pPr>
      <w:rPr>
        <w:rFonts w:ascii="Symbol" w:hAnsi="Symbol" w:hint="default"/>
      </w:rPr>
    </w:lvl>
    <w:lvl w:ilvl="7" w:tentative="1">
      <w:start w:val="1"/>
      <w:numFmt w:val="bullet"/>
      <w:lvlText w:val="o"/>
      <w:lvlJc w:val="left"/>
      <w:pPr>
        <w:ind w:left="7146" w:hanging="360"/>
      </w:pPr>
      <w:rPr>
        <w:rFonts w:ascii="Courier New" w:hAnsi="Courier New" w:cs="Courier New" w:hint="default"/>
      </w:rPr>
    </w:lvl>
    <w:lvl w:ilvl="8" w:tentative="1">
      <w:start w:val="1"/>
      <w:numFmt w:val="bullet"/>
      <w:lvlText w:val=""/>
      <w:lvlJc w:val="left"/>
      <w:pPr>
        <w:ind w:left="7866" w:hanging="360"/>
      </w:pPr>
      <w:rPr>
        <w:rFonts w:ascii="Wingdings" w:hAnsi="Wingdings" w:hint="default"/>
      </w:rPr>
    </w:lvl>
  </w:abstractNum>
  <w:abstractNum w:abstractNumId="64" w15:restartNumberingAfterBreak="0">
    <w:nsid w:val="5E9F4CE4"/>
    <w:multiLevelType w:val="hybridMultilevel"/>
    <w:tmpl w:val="3E361480"/>
    <w:lvl w:ilvl="0">
      <w:start w:val="4"/>
      <w:numFmt w:val="bullet"/>
      <w:lvlText w:val="-"/>
      <w:lvlJc w:val="left"/>
      <w:pPr>
        <w:ind w:left="1800" w:hanging="360"/>
      </w:pPr>
      <w:rPr>
        <w:rFonts w:ascii="Times New Roman" w:eastAsia="Times New Roman" w:hAnsi="Times New Roman" w:cs="Times New Roman"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65" w15:restartNumberingAfterBreak="0">
    <w:nsid w:val="5F928933"/>
    <w:multiLevelType w:val="multilevel"/>
    <w:tmpl w:val="FFFFFFFF"/>
    <w:lvl w:ilvl="0">
      <w:start w:val="1"/>
      <w:numFmt w:val="bullet"/>
      <w:lvlText w:val=""/>
      <w:lvlJc w:val="left"/>
      <w:pPr>
        <w:ind w:left="1494"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6" w15:restartNumberingAfterBreak="0">
    <w:nsid w:val="61136A0E"/>
    <w:multiLevelType w:val="hybridMultilevel"/>
    <w:tmpl w:val="2A3C93DE"/>
    <w:lvl w:ilvl="0">
      <w:start w:val="1"/>
      <w:numFmt w:val="bullet"/>
      <w:lvlText w:val=""/>
      <w:lvlJc w:val="left"/>
      <w:pPr>
        <w:ind w:left="720" w:hanging="360"/>
      </w:pPr>
      <w:rPr>
        <w:rFonts w:ascii="Wingdings" w:hAnsi="Wingdings" w:hint="default"/>
      </w:rPr>
    </w:lvl>
    <w:lvl w:ilvl="1">
      <w:start w:val="4"/>
      <w:numFmt w:val="bullet"/>
      <w:lvlText w:val="-"/>
      <w:lvlJc w:val="left"/>
      <w:pPr>
        <w:ind w:left="1440" w:hanging="360"/>
      </w:pPr>
      <w:rPr>
        <w:rFonts w:ascii="Times New Roman" w:eastAsia="Times New Roman" w:hAnsi="Times New Roman" w:cs="Times New Roman" w:hint="default"/>
      </w:rPr>
    </w:lvl>
    <w:lvl w:ilvl="2">
      <w:start w:val="4"/>
      <w:numFmt w:val="bullet"/>
      <w:lvlText w:val="-"/>
      <w:lvlJc w:val="left"/>
      <w:pPr>
        <w:ind w:left="1794" w:hanging="360"/>
      </w:pPr>
      <w:rPr>
        <w:rFonts w:ascii="Times New Roman" w:eastAsia="Times New Roman" w:hAnsi="Times New Roman" w:cs="Times New Roman" w:hint="default"/>
      </w:rPr>
    </w:lvl>
    <w:lvl w:ilvl="3">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7" w15:restartNumberingAfterBreak="0">
    <w:nsid w:val="61EF4F45"/>
    <w:multiLevelType w:val="hybridMultilevel"/>
    <w:tmpl w:val="879E5BBE"/>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68" w15:restartNumberingAfterBreak="0">
    <w:nsid w:val="64303F37"/>
    <w:multiLevelType w:val="hybridMultilevel"/>
    <w:tmpl w:val="7022578C"/>
    <w:lvl w:ilvl="0">
      <w:start w:val="1"/>
      <w:numFmt w:val="bullet"/>
      <w:lvlText w:val=""/>
      <w:lvlJc w:val="left"/>
      <w:pPr>
        <w:ind w:left="1494" w:hanging="360"/>
      </w:pPr>
      <w:rPr>
        <w:rFonts w:ascii="Wingdings" w:hAnsi="Wingdings" w:hint="default"/>
      </w:rPr>
    </w:lvl>
    <w:lvl w:ilvl="1">
      <w:start w:val="4"/>
      <w:numFmt w:val="bullet"/>
      <w:lvlText w:val="-"/>
      <w:lvlJc w:val="left"/>
      <w:pPr>
        <w:ind w:left="1485" w:hanging="360"/>
      </w:pPr>
      <w:rPr>
        <w:rFonts w:ascii="Times New Roman" w:eastAsia="Times New Roman" w:hAnsi="Times New Roman" w:cs="Times New Roman" w:hint="default"/>
      </w:rPr>
    </w:lvl>
    <w:lvl w:ilvl="2">
      <w:start w:val="1"/>
      <w:numFmt w:val="bullet"/>
      <w:lvlText w:val=""/>
      <w:lvlJc w:val="left"/>
      <w:pPr>
        <w:ind w:left="2934" w:hanging="360"/>
      </w:pPr>
      <w:rPr>
        <w:rFonts w:ascii="Wingdings" w:hAnsi="Wingdings" w:hint="default"/>
      </w:rPr>
    </w:lvl>
    <w:lvl w:ilvl="3" w:tentative="1">
      <w:start w:val="1"/>
      <w:numFmt w:val="bullet"/>
      <w:lvlText w:val=""/>
      <w:lvlJc w:val="left"/>
      <w:pPr>
        <w:ind w:left="3654" w:hanging="360"/>
      </w:pPr>
      <w:rPr>
        <w:rFonts w:ascii="Symbol" w:hAnsi="Symbol" w:hint="default"/>
      </w:rPr>
    </w:lvl>
    <w:lvl w:ilvl="4" w:tentative="1">
      <w:start w:val="1"/>
      <w:numFmt w:val="bullet"/>
      <w:lvlText w:val="o"/>
      <w:lvlJc w:val="left"/>
      <w:pPr>
        <w:ind w:left="4374" w:hanging="360"/>
      </w:pPr>
      <w:rPr>
        <w:rFonts w:ascii="Courier New" w:hAnsi="Courier New" w:cs="Courier New" w:hint="default"/>
      </w:rPr>
    </w:lvl>
    <w:lvl w:ilvl="5" w:tentative="1">
      <w:start w:val="1"/>
      <w:numFmt w:val="bullet"/>
      <w:lvlText w:val=""/>
      <w:lvlJc w:val="left"/>
      <w:pPr>
        <w:ind w:left="5094" w:hanging="360"/>
      </w:pPr>
      <w:rPr>
        <w:rFonts w:ascii="Wingdings" w:hAnsi="Wingdings" w:hint="default"/>
      </w:rPr>
    </w:lvl>
    <w:lvl w:ilvl="6" w:tentative="1">
      <w:start w:val="1"/>
      <w:numFmt w:val="bullet"/>
      <w:lvlText w:val=""/>
      <w:lvlJc w:val="left"/>
      <w:pPr>
        <w:ind w:left="5814" w:hanging="360"/>
      </w:pPr>
      <w:rPr>
        <w:rFonts w:ascii="Symbol" w:hAnsi="Symbol" w:hint="default"/>
      </w:rPr>
    </w:lvl>
    <w:lvl w:ilvl="7" w:tentative="1">
      <w:start w:val="1"/>
      <w:numFmt w:val="bullet"/>
      <w:lvlText w:val="o"/>
      <w:lvlJc w:val="left"/>
      <w:pPr>
        <w:ind w:left="6534" w:hanging="360"/>
      </w:pPr>
      <w:rPr>
        <w:rFonts w:ascii="Courier New" w:hAnsi="Courier New" w:cs="Courier New" w:hint="default"/>
      </w:rPr>
    </w:lvl>
    <w:lvl w:ilvl="8" w:tentative="1">
      <w:start w:val="1"/>
      <w:numFmt w:val="bullet"/>
      <w:lvlText w:val=""/>
      <w:lvlJc w:val="left"/>
      <w:pPr>
        <w:ind w:left="7254" w:hanging="360"/>
      </w:pPr>
      <w:rPr>
        <w:rFonts w:ascii="Wingdings" w:hAnsi="Wingdings" w:hint="default"/>
      </w:rPr>
    </w:lvl>
  </w:abstractNum>
  <w:abstractNum w:abstractNumId="69" w15:restartNumberingAfterBreak="0">
    <w:nsid w:val="6525053C"/>
    <w:multiLevelType w:val="hybridMultilevel"/>
    <w:tmpl w:val="17149F16"/>
    <w:lvl w:ilvl="0">
      <w:start w:val="1"/>
      <w:numFmt w:val="bullet"/>
      <w:lvlText w:val=""/>
      <w:lvlJc w:val="left"/>
      <w:pPr>
        <w:ind w:left="720" w:hanging="360"/>
      </w:pPr>
      <w:rPr>
        <w:rFonts w:ascii="Symbol" w:hAnsi="Symbol"/>
      </w:rPr>
    </w:lvl>
    <w:lvl w:ilvl="1">
      <w:start w:val="1"/>
      <w:numFmt w:val="bullet"/>
      <w:lvlText w:val=""/>
      <w:lvlJc w:val="left"/>
      <w:pPr>
        <w:ind w:left="720" w:hanging="360"/>
      </w:pPr>
      <w:rPr>
        <w:rFonts w:ascii="Symbol" w:hAnsi="Symbol"/>
      </w:rPr>
    </w:lvl>
    <w:lvl w:ilvl="2">
      <w:start w:val="1"/>
      <w:numFmt w:val="bullet"/>
      <w:lvlText w:val=""/>
      <w:lvlJc w:val="left"/>
      <w:pPr>
        <w:ind w:left="720" w:hanging="360"/>
      </w:pPr>
      <w:rPr>
        <w:rFonts w:ascii="Symbol" w:hAnsi="Symbol"/>
      </w:rPr>
    </w:lvl>
    <w:lvl w:ilvl="3">
      <w:start w:val="1"/>
      <w:numFmt w:val="bullet"/>
      <w:lvlText w:val=""/>
      <w:lvlJc w:val="left"/>
      <w:pPr>
        <w:ind w:left="720" w:hanging="360"/>
      </w:pPr>
      <w:rPr>
        <w:rFonts w:ascii="Symbol" w:hAnsi="Symbol"/>
      </w:rPr>
    </w:lvl>
    <w:lvl w:ilvl="4">
      <w:start w:val="1"/>
      <w:numFmt w:val="bullet"/>
      <w:lvlText w:val=""/>
      <w:lvlJc w:val="left"/>
      <w:pPr>
        <w:ind w:left="720" w:hanging="360"/>
      </w:pPr>
      <w:rPr>
        <w:rFonts w:ascii="Symbol" w:hAnsi="Symbol"/>
      </w:rPr>
    </w:lvl>
    <w:lvl w:ilvl="5">
      <w:start w:val="1"/>
      <w:numFmt w:val="bullet"/>
      <w:lvlText w:val=""/>
      <w:lvlJc w:val="left"/>
      <w:pPr>
        <w:ind w:left="720" w:hanging="360"/>
      </w:pPr>
      <w:rPr>
        <w:rFonts w:ascii="Symbol" w:hAnsi="Symbol"/>
      </w:rPr>
    </w:lvl>
    <w:lvl w:ilvl="6">
      <w:start w:val="1"/>
      <w:numFmt w:val="bullet"/>
      <w:lvlText w:val=""/>
      <w:lvlJc w:val="left"/>
      <w:pPr>
        <w:ind w:left="720" w:hanging="360"/>
      </w:pPr>
      <w:rPr>
        <w:rFonts w:ascii="Symbol" w:hAnsi="Symbol"/>
      </w:rPr>
    </w:lvl>
    <w:lvl w:ilvl="7">
      <w:start w:val="1"/>
      <w:numFmt w:val="bullet"/>
      <w:lvlText w:val=""/>
      <w:lvlJc w:val="left"/>
      <w:pPr>
        <w:ind w:left="720" w:hanging="360"/>
      </w:pPr>
      <w:rPr>
        <w:rFonts w:ascii="Symbol" w:hAnsi="Symbol"/>
      </w:rPr>
    </w:lvl>
    <w:lvl w:ilvl="8">
      <w:start w:val="1"/>
      <w:numFmt w:val="bullet"/>
      <w:lvlText w:val=""/>
      <w:lvlJc w:val="left"/>
      <w:pPr>
        <w:ind w:left="720" w:hanging="360"/>
      </w:pPr>
      <w:rPr>
        <w:rFonts w:ascii="Symbol" w:hAnsi="Symbol"/>
      </w:rPr>
    </w:lvl>
  </w:abstractNum>
  <w:abstractNum w:abstractNumId="70" w15:restartNumberingAfterBreak="0">
    <w:nsid w:val="6B3E0803"/>
    <w:multiLevelType w:val="hybridMultilevel"/>
    <w:tmpl w:val="33443F00"/>
    <w:lvl w:ilvl="0">
      <w:start w:val="1"/>
      <w:numFmt w:val="bullet"/>
      <w:lvlText w:val=""/>
      <w:lvlJc w:val="left"/>
      <w:pPr>
        <w:ind w:left="720" w:hanging="360"/>
      </w:pPr>
      <w:rPr>
        <w:rFonts w:ascii="Symbol" w:hAnsi="Symbol"/>
      </w:rPr>
    </w:lvl>
    <w:lvl w:ilvl="1">
      <w:start w:val="1"/>
      <w:numFmt w:val="bullet"/>
      <w:lvlText w:val=""/>
      <w:lvlJc w:val="left"/>
      <w:pPr>
        <w:ind w:left="720" w:hanging="360"/>
      </w:pPr>
      <w:rPr>
        <w:rFonts w:ascii="Symbol" w:hAnsi="Symbol"/>
      </w:rPr>
    </w:lvl>
    <w:lvl w:ilvl="2">
      <w:start w:val="1"/>
      <w:numFmt w:val="bullet"/>
      <w:lvlText w:val=""/>
      <w:lvlJc w:val="left"/>
      <w:pPr>
        <w:ind w:left="720" w:hanging="360"/>
      </w:pPr>
      <w:rPr>
        <w:rFonts w:ascii="Symbol" w:hAnsi="Symbol"/>
      </w:rPr>
    </w:lvl>
    <w:lvl w:ilvl="3">
      <w:start w:val="1"/>
      <w:numFmt w:val="bullet"/>
      <w:lvlText w:val=""/>
      <w:lvlJc w:val="left"/>
      <w:pPr>
        <w:ind w:left="720" w:hanging="360"/>
      </w:pPr>
      <w:rPr>
        <w:rFonts w:ascii="Symbol" w:hAnsi="Symbol"/>
      </w:rPr>
    </w:lvl>
    <w:lvl w:ilvl="4">
      <w:start w:val="1"/>
      <w:numFmt w:val="bullet"/>
      <w:lvlText w:val=""/>
      <w:lvlJc w:val="left"/>
      <w:pPr>
        <w:ind w:left="720" w:hanging="360"/>
      </w:pPr>
      <w:rPr>
        <w:rFonts w:ascii="Symbol" w:hAnsi="Symbol"/>
      </w:rPr>
    </w:lvl>
    <w:lvl w:ilvl="5">
      <w:start w:val="1"/>
      <w:numFmt w:val="bullet"/>
      <w:lvlText w:val=""/>
      <w:lvlJc w:val="left"/>
      <w:pPr>
        <w:ind w:left="720" w:hanging="360"/>
      </w:pPr>
      <w:rPr>
        <w:rFonts w:ascii="Symbol" w:hAnsi="Symbol"/>
      </w:rPr>
    </w:lvl>
    <w:lvl w:ilvl="6">
      <w:start w:val="1"/>
      <w:numFmt w:val="bullet"/>
      <w:lvlText w:val=""/>
      <w:lvlJc w:val="left"/>
      <w:pPr>
        <w:ind w:left="720" w:hanging="360"/>
      </w:pPr>
      <w:rPr>
        <w:rFonts w:ascii="Symbol" w:hAnsi="Symbol"/>
      </w:rPr>
    </w:lvl>
    <w:lvl w:ilvl="7">
      <w:start w:val="1"/>
      <w:numFmt w:val="bullet"/>
      <w:lvlText w:val=""/>
      <w:lvlJc w:val="left"/>
      <w:pPr>
        <w:ind w:left="720" w:hanging="360"/>
      </w:pPr>
      <w:rPr>
        <w:rFonts w:ascii="Symbol" w:hAnsi="Symbol"/>
      </w:rPr>
    </w:lvl>
    <w:lvl w:ilvl="8">
      <w:start w:val="1"/>
      <w:numFmt w:val="bullet"/>
      <w:lvlText w:val=""/>
      <w:lvlJc w:val="left"/>
      <w:pPr>
        <w:ind w:left="720" w:hanging="360"/>
      </w:pPr>
      <w:rPr>
        <w:rFonts w:ascii="Symbol" w:hAnsi="Symbol"/>
      </w:rPr>
    </w:lvl>
  </w:abstractNum>
  <w:abstractNum w:abstractNumId="71" w15:restartNumberingAfterBreak="0">
    <w:nsid w:val="6D262B9A"/>
    <w:multiLevelType w:val="hybridMultilevel"/>
    <w:tmpl w:val="FB9E6A28"/>
    <w:lvl w:ilvl="0">
      <w:start w:val="1"/>
      <w:numFmt w:val="bullet"/>
      <w:lvlText w:val=""/>
      <w:lvlJc w:val="left"/>
      <w:pPr>
        <w:ind w:left="1902" w:hanging="360"/>
      </w:pPr>
      <w:rPr>
        <w:rFonts w:ascii="Wingdings" w:hAnsi="Wingdings" w:hint="default"/>
      </w:rPr>
    </w:lvl>
    <w:lvl w:ilvl="1" w:tentative="1">
      <w:start w:val="1"/>
      <w:numFmt w:val="bullet"/>
      <w:lvlText w:val="o"/>
      <w:lvlJc w:val="left"/>
      <w:pPr>
        <w:ind w:left="2622" w:hanging="360"/>
      </w:pPr>
      <w:rPr>
        <w:rFonts w:ascii="Courier New" w:hAnsi="Courier New" w:cs="Courier New" w:hint="default"/>
      </w:rPr>
    </w:lvl>
    <w:lvl w:ilvl="2" w:tentative="1">
      <w:start w:val="1"/>
      <w:numFmt w:val="bullet"/>
      <w:lvlText w:val=""/>
      <w:lvlJc w:val="left"/>
      <w:pPr>
        <w:ind w:left="3342" w:hanging="360"/>
      </w:pPr>
      <w:rPr>
        <w:rFonts w:ascii="Wingdings" w:hAnsi="Wingdings" w:hint="default"/>
      </w:rPr>
    </w:lvl>
    <w:lvl w:ilvl="3" w:tentative="1">
      <w:start w:val="1"/>
      <w:numFmt w:val="bullet"/>
      <w:lvlText w:val=""/>
      <w:lvlJc w:val="left"/>
      <w:pPr>
        <w:ind w:left="4062" w:hanging="360"/>
      </w:pPr>
      <w:rPr>
        <w:rFonts w:ascii="Symbol" w:hAnsi="Symbol" w:hint="default"/>
      </w:rPr>
    </w:lvl>
    <w:lvl w:ilvl="4" w:tentative="1">
      <w:start w:val="1"/>
      <w:numFmt w:val="bullet"/>
      <w:lvlText w:val="o"/>
      <w:lvlJc w:val="left"/>
      <w:pPr>
        <w:ind w:left="4782" w:hanging="360"/>
      </w:pPr>
      <w:rPr>
        <w:rFonts w:ascii="Courier New" w:hAnsi="Courier New" w:cs="Courier New" w:hint="default"/>
      </w:rPr>
    </w:lvl>
    <w:lvl w:ilvl="5" w:tentative="1">
      <w:start w:val="1"/>
      <w:numFmt w:val="bullet"/>
      <w:lvlText w:val=""/>
      <w:lvlJc w:val="left"/>
      <w:pPr>
        <w:ind w:left="5502" w:hanging="360"/>
      </w:pPr>
      <w:rPr>
        <w:rFonts w:ascii="Wingdings" w:hAnsi="Wingdings" w:hint="default"/>
      </w:rPr>
    </w:lvl>
    <w:lvl w:ilvl="6" w:tentative="1">
      <w:start w:val="1"/>
      <w:numFmt w:val="bullet"/>
      <w:lvlText w:val=""/>
      <w:lvlJc w:val="left"/>
      <w:pPr>
        <w:ind w:left="6222" w:hanging="360"/>
      </w:pPr>
      <w:rPr>
        <w:rFonts w:ascii="Symbol" w:hAnsi="Symbol" w:hint="default"/>
      </w:rPr>
    </w:lvl>
    <w:lvl w:ilvl="7" w:tentative="1">
      <w:start w:val="1"/>
      <w:numFmt w:val="bullet"/>
      <w:lvlText w:val="o"/>
      <w:lvlJc w:val="left"/>
      <w:pPr>
        <w:ind w:left="6942" w:hanging="360"/>
      </w:pPr>
      <w:rPr>
        <w:rFonts w:ascii="Courier New" w:hAnsi="Courier New" w:cs="Courier New" w:hint="default"/>
      </w:rPr>
    </w:lvl>
    <w:lvl w:ilvl="8" w:tentative="1">
      <w:start w:val="1"/>
      <w:numFmt w:val="bullet"/>
      <w:lvlText w:val=""/>
      <w:lvlJc w:val="left"/>
      <w:pPr>
        <w:ind w:left="7662" w:hanging="360"/>
      </w:pPr>
      <w:rPr>
        <w:rFonts w:ascii="Wingdings" w:hAnsi="Wingdings" w:hint="default"/>
      </w:rPr>
    </w:lvl>
  </w:abstractNum>
  <w:abstractNum w:abstractNumId="72" w15:restartNumberingAfterBreak="0">
    <w:nsid w:val="6DB74B51"/>
    <w:multiLevelType w:val="multilevel"/>
    <w:tmpl w:val="61DE02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F6CEF5"/>
    <w:multiLevelType w:val="hybridMultilevel"/>
    <w:tmpl w:val="80640CF8"/>
    <w:lvl w:ilvl="0">
      <w:start w:val="1"/>
      <w:numFmt w:val="bullet"/>
      <w:lvlText w:val=""/>
      <w:lvlJc w:val="left"/>
      <w:pPr>
        <w:ind w:left="1494" w:hanging="360"/>
      </w:pPr>
      <w:rPr>
        <w:rFonts w:ascii="Wingdings" w:hAnsi="Wingdings" w:hint="default"/>
      </w:rPr>
    </w:lvl>
    <w:lvl w:ilvl="1">
      <w:start w:val="1"/>
      <w:numFmt w:val="bullet"/>
      <w:lvlText w:val="o"/>
      <w:lvlJc w:val="left"/>
      <w:pPr>
        <w:ind w:left="2214" w:hanging="360"/>
      </w:pPr>
      <w:rPr>
        <w:rFonts w:ascii="Courier New" w:hAnsi="Courier New" w:hint="default"/>
      </w:rPr>
    </w:lvl>
    <w:lvl w:ilvl="2">
      <w:start w:val="1"/>
      <w:numFmt w:val="bullet"/>
      <w:lvlText w:val=""/>
      <w:lvlJc w:val="left"/>
      <w:pPr>
        <w:ind w:left="2934" w:hanging="360"/>
      </w:pPr>
      <w:rPr>
        <w:rFonts w:ascii="Wingdings" w:hAnsi="Wingdings" w:hint="default"/>
      </w:rPr>
    </w:lvl>
    <w:lvl w:ilvl="3">
      <w:start w:val="1"/>
      <w:numFmt w:val="bullet"/>
      <w:lvlText w:val=""/>
      <w:lvlJc w:val="left"/>
      <w:pPr>
        <w:ind w:left="3654" w:hanging="360"/>
      </w:pPr>
      <w:rPr>
        <w:rFonts w:ascii="Symbol" w:hAnsi="Symbol" w:hint="default"/>
      </w:rPr>
    </w:lvl>
    <w:lvl w:ilvl="4">
      <w:start w:val="1"/>
      <w:numFmt w:val="bullet"/>
      <w:lvlText w:val="o"/>
      <w:lvlJc w:val="left"/>
      <w:pPr>
        <w:ind w:left="4374" w:hanging="360"/>
      </w:pPr>
      <w:rPr>
        <w:rFonts w:ascii="Courier New" w:hAnsi="Courier New" w:hint="default"/>
      </w:rPr>
    </w:lvl>
    <w:lvl w:ilvl="5">
      <w:start w:val="1"/>
      <w:numFmt w:val="bullet"/>
      <w:lvlText w:val=""/>
      <w:lvlJc w:val="left"/>
      <w:pPr>
        <w:ind w:left="5094" w:hanging="360"/>
      </w:pPr>
      <w:rPr>
        <w:rFonts w:ascii="Wingdings" w:hAnsi="Wingdings" w:hint="default"/>
      </w:rPr>
    </w:lvl>
    <w:lvl w:ilvl="6">
      <w:start w:val="1"/>
      <w:numFmt w:val="bullet"/>
      <w:lvlText w:val=""/>
      <w:lvlJc w:val="left"/>
      <w:pPr>
        <w:ind w:left="5814" w:hanging="360"/>
      </w:pPr>
      <w:rPr>
        <w:rFonts w:ascii="Symbol" w:hAnsi="Symbol" w:hint="default"/>
      </w:rPr>
    </w:lvl>
    <w:lvl w:ilvl="7">
      <w:start w:val="1"/>
      <w:numFmt w:val="bullet"/>
      <w:lvlText w:val="o"/>
      <w:lvlJc w:val="left"/>
      <w:pPr>
        <w:ind w:left="6534" w:hanging="360"/>
      </w:pPr>
      <w:rPr>
        <w:rFonts w:ascii="Courier New" w:hAnsi="Courier New" w:hint="default"/>
      </w:rPr>
    </w:lvl>
    <w:lvl w:ilvl="8">
      <w:start w:val="1"/>
      <w:numFmt w:val="bullet"/>
      <w:lvlText w:val=""/>
      <w:lvlJc w:val="left"/>
      <w:pPr>
        <w:ind w:left="7254" w:hanging="360"/>
      </w:pPr>
      <w:rPr>
        <w:rFonts w:ascii="Wingdings" w:hAnsi="Wingdings" w:hint="default"/>
      </w:rPr>
    </w:lvl>
  </w:abstractNum>
  <w:abstractNum w:abstractNumId="74" w15:restartNumberingAfterBreak="0">
    <w:nsid w:val="74AC3B27"/>
    <w:multiLevelType w:val="hybridMultilevel"/>
    <w:tmpl w:val="E5A477D4"/>
    <w:lvl w:ilvl="0">
      <w:start w:val="1"/>
      <w:numFmt w:val="bullet"/>
      <w:pStyle w:val="Tabletext0"/>
      <w:lvlText w:val=""/>
      <w:lvlJc w:val="left"/>
      <w:pPr>
        <w:ind w:left="360" w:hanging="360"/>
      </w:pPr>
      <w:rPr>
        <w:rFonts w:ascii="Wingdings" w:hAnsi="Wingdings"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75" w15:restartNumberingAfterBreak="0">
    <w:nsid w:val="7550419E"/>
    <w:multiLevelType w:val="hybridMultilevel"/>
    <w:tmpl w:val="200AAA4C"/>
    <w:lvl w:ilvl="0">
      <w:start w:val="1"/>
      <w:numFmt w:val="bullet"/>
      <w:lvlText w:val=""/>
      <w:lvlJc w:val="left"/>
      <w:pPr>
        <w:ind w:left="720" w:hanging="360"/>
      </w:pPr>
      <w:rPr>
        <w:rFonts w:ascii="Symbol" w:hAnsi="Symbol"/>
      </w:rPr>
    </w:lvl>
    <w:lvl w:ilvl="1">
      <w:start w:val="1"/>
      <w:numFmt w:val="bullet"/>
      <w:lvlText w:val=""/>
      <w:lvlJc w:val="left"/>
      <w:pPr>
        <w:ind w:left="720" w:hanging="360"/>
      </w:pPr>
      <w:rPr>
        <w:rFonts w:ascii="Symbol" w:hAnsi="Symbol"/>
      </w:rPr>
    </w:lvl>
    <w:lvl w:ilvl="2">
      <w:start w:val="1"/>
      <w:numFmt w:val="bullet"/>
      <w:lvlText w:val=""/>
      <w:lvlJc w:val="left"/>
      <w:pPr>
        <w:ind w:left="720" w:hanging="360"/>
      </w:pPr>
      <w:rPr>
        <w:rFonts w:ascii="Symbol" w:hAnsi="Symbol"/>
      </w:rPr>
    </w:lvl>
    <w:lvl w:ilvl="3">
      <w:start w:val="1"/>
      <w:numFmt w:val="bullet"/>
      <w:lvlText w:val=""/>
      <w:lvlJc w:val="left"/>
      <w:pPr>
        <w:ind w:left="720" w:hanging="360"/>
      </w:pPr>
      <w:rPr>
        <w:rFonts w:ascii="Symbol" w:hAnsi="Symbol"/>
      </w:rPr>
    </w:lvl>
    <w:lvl w:ilvl="4">
      <w:start w:val="1"/>
      <w:numFmt w:val="bullet"/>
      <w:lvlText w:val=""/>
      <w:lvlJc w:val="left"/>
      <w:pPr>
        <w:ind w:left="720" w:hanging="360"/>
      </w:pPr>
      <w:rPr>
        <w:rFonts w:ascii="Symbol" w:hAnsi="Symbol"/>
      </w:rPr>
    </w:lvl>
    <w:lvl w:ilvl="5">
      <w:start w:val="1"/>
      <w:numFmt w:val="bullet"/>
      <w:lvlText w:val=""/>
      <w:lvlJc w:val="left"/>
      <w:pPr>
        <w:ind w:left="720" w:hanging="360"/>
      </w:pPr>
      <w:rPr>
        <w:rFonts w:ascii="Symbol" w:hAnsi="Symbol"/>
      </w:rPr>
    </w:lvl>
    <w:lvl w:ilvl="6">
      <w:start w:val="1"/>
      <w:numFmt w:val="bullet"/>
      <w:lvlText w:val=""/>
      <w:lvlJc w:val="left"/>
      <w:pPr>
        <w:ind w:left="720" w:hanging="360"/>
      </w:pPr>
      <w:rPr>
        <w:rFonts w:ascii="Symbol" w:hAnsi="Symbol"/>
      </w:rPr>
    </w:lvl>
    <w:lvl w:ilvl="7">
      <w:start w:val="1"/>
      <w:numFmt w:val="bullet"/>
      <w:lvlText w:val=""/>
      <w:lvlJc w:val="left"/>
      <w:pPr>
        <w:ind w:left="720" w:hanging="360"/>
      </w:pPr>
      <w:rPr>
        <w:rFonts w:ascii="Symbol" w:hAnsi="Symbol"/>
      </w:rPr>
    </w:lvl>
    <w:lvl w:ilvl="8">
      <w:start w:val="1"/>
      <w:numFmt w:val="bullet"/>
      <w:lvlText w:val=""/>
      <w:lvlJc w:val="left"/>
      <w:pPr>
        <w:ind w:left="720" w:hanging="360"/>
      </w:pPr>
      <w:rPr>
        <w:rFonts w:ascii="Symbol" w:hAnsi="Symbol"/>
      </w:rPr>
    </w:lvl>
  </w:abstractNum>
  <w:abstractNum w:abstractNumId="76" w15:restartNumberingAfterBreak="0">
    <w:nsid w:val="76C52929"/>
    <w:multiLevelType w:val="multilevel"/>
    <w:tmpl w:val="9EC0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3C74E9"/>
    <w:multiLevelType w:val="multilevel"/>
    <w:tmpl w:val="A2868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9743BC6"/>
    <w:multiLevelType w:val="hybridMultilevel"/>
    <w:tmpl w:val="45E844EC"/>
    <w:lvl w:ilvl="0">
      <w:start w:val="1"/>
      <w:numFmt w:val="bullet"/>
      <w:lvlText w:val=""/>
      <w:lvlJc w:val="left"/>
      <w:pPr>
        <w:ind w:left="2203" w:hanging="360"/>
      </w:pPr>
      <w:rPr>
        <w:rFonts w:ascii="Symbol" w:hAnsi="Symbol" w:hint="default"/>
      </w:rPr>
    </w:lvl>
    <w:lvl w:ilvl="1">
      <w:start w:val="1"/>
      <w:numFmt w:val="bullet"/>
      <w:lvlText w:val="o"/>
      <w:lvlJc w:val="left"/>
      <w:pPr>
        <w:ind w:left="2923" w:hanging="360"/>
      </w:pPr>
      <w:rPr>
        <w:rFonts w:ascii="Courier New" w:hAnsi="Courier New" w:cs="Courier New" w:hint="default"/>
      </w:rPr>
    </w:lvl>
    <w:lvl w:ilvl="2" w:tentative="1">
      <w:start w:val="1"/>
      <w:numFmt w:val="bullet"/>
      <w:lvlText w:val=""/>
      <w:lvlJc w:val="left"/>
      <w:pPr>
        <w:ind w:left="3643" w:hanging="360"/>
      </w:pPr>
      <w:rPr>
        <w:rFonts w:ascii="Wingdings" w:hAnsi="Wingdings" w:hint="default"/>
      </w:rPr>
    </w:lvl>
    <w:lvl w:ilvl="3" w:tentative="1">
      <w:start w:val="1"/>
      <w:numFmt w:val="bullet"/>
      <w:lvlText w:val=""/>
      <w:lvlJc w:val="left"/>
      <w:pPr>
        <w:ind w:left="4363" w:hanging="360"/>
      </w:pPr>
      <w:rPr>
        <w:rFonts w:ascii="Symbol" w:hAnsi="Symbol" w:hint="default"/>
      </w:rPr>
    </w:lvl>
    <w:lvl w:ilvl="4" w:tentative="1">
      <w:start w:val="1"/>
      <w:numFmt w:val="bullet"/>
      <w:lvlText w:val="o"/>
      <w:lvlJc w:val="left"/>
      <w:pPr>
        <w:ind w:left="5083" w:hanging="360"/>
      </w:pPr>
      <w:rPr>
        <w:rFonts w:ascii="Courier New" w:hAnsi="Courier New" w:cs="Courier New" w:hint="default"/>
      </w:rPr>
    </w:lvl>
    <w:lvl w:ilvl="5" w:tentative="1">
      <w:start w:val="1"/>
      <w:numFmt w:val="bullet"/>
      <w:lvlText w:val=""/>
      <w:lvlJc w:val="left"/>
      <w:pPr>
        <w:ind w:left="5803" w:hanging="360"/>
      </w:pPr>
      <w:rPr>
        <w:rFonts w:ascii="Wingdings" w:hAnsi="Wingdings" w:hint="default"/>
      </w:rPr>
    </w:lvl>
    <w:lvl w:ilvl="6" w:tentative="1">
      <w:start w:val="1"/>
      <w:numFmt w:val="bullet"/>
      <w:lvlText w:val=""/>
      <w:lvlJc w:val="left"/>
      <w:pPr>
        <w:ind w:left="6523" w:hanging="360"/>
      </w:pPr>
      <w:rPr>
        <w:rFonts w:ascii="Symbol" w:hAnsi="Symbol" w:hint="default"/>
      </w:rPr>
    </w:lvl>
    <w:lvl w:ilvl="7" w:tentative="1">
      <w:start w:val="1"/>
      <w:numFmt w:val="bullet"/>
      <w:lvlText w:val="o"/>
      <w:lvlJc w:val="left"/>
      <w:pPr>
        <w:ind w:left="7243" w:hanging="360"/>
      </w:pPr>
      <w:rPr>
        <w:rFonts w:ascii="Courier New" w:hAnsi="Courier New" w:cs="Courier New" w:hint="default"/>
      </w:rPr>
    </w:lvl>
    <w:lvl w:ilvl="8" w:tentative="1">
      <w:start w:val="1"/>
      <w:numFmt w:val="bullet"/>
      <w:lvlText w:val=""/>
      <w:lvlJc w:val="left"/>
      <w:pPr>
        <w:ind w:left="7963" w:hanging="360"/>
      </w:pPr>
      <w:rPr>
        <w:rFonts w:ascii="Wingdings" w:hAnsi="Wingdings" w:hint="default"/>
      </w:rPr>
    </w:lvl>
  </w:abstractNum>
  <w:abstractNum w:abstractNumId="79" w15:restartNumberingAfterBreak="0">
    <w:nsid w:val="7E303EF8"/>
    <w:multiLevelType w:val="hybridMultilevel"/>
    <w:tmpl w:val="043E2EA4"/>
    <w:lvl w:ilvl="0">
      <w:start w:val="4"/>
      <w:numFmt w:val="bullet"/>
      <w:lvlText w:val="-"/>
      <w:lvlJc w:val="left"/>
      <w:pPr>
        <w:ind w:left="1794" w:hanging="360"/>
      </w:pPr>
      <w:rPr>
        <w:rFonts w:ascii="Times New Roman" w:eastAsia="Times New Roman" w:hAnsi="Times New Roman" w:cs="Times New Roman" w:hint="default"/>
      </w:rPr>
    </w:lvl>
    <w:lvl w:ilvl="1">
      <w:start w:val="1"/>
      <w:numFmt w:val="bullet"/>
      <w:lvlText w:val=""/>
      <w:lvlJc w:val="left"/>
      <w:pPr>
        <w:ind w:left="2514" w:hanging="360"/>
      </w:pPr>
      <w:rPr>
        <w:rFonts w:ascii="Symbol" w:hAnsi="Symbol" w:hint="default"/>
      </w:rPr>
    </w:lvl>
    <w:lvl w:ilvl="2">
      <w:start w:val="1"/>
      <w:numFmt w:val="bullet"/>
      <w:lvlText w:val=""/>
      <w:lvlJc w:val="left"/>
      <w:pPr>
        <w:ind w:left="3234" w:hanging="360"/>
      </w:pPr>
      <w:rPr>
        <w:rFonts w:ascii="Wingdings" w:hAnsi="Wingdings" w:hint="default"/>
      </w:rPr>
    </w:lvl>
    <w:lvl w:ilvl="3" w:tentative="1">
      <w:start w:val="1"/>
      <w:numFmt w:val="bullet"/>
      <w:lvlText w:val=""/>
      <w:lvlJc w:val="left"/>
      <w:pPr>
        <w:ind w:left="3954" w:hanging="360"/>
      </w:pPr>
      <w:rPr>
        <w:rFonts w:ascii="Symbol" w:hAnsi="Symbol" w:hint="default"/>
      </w:rPr>
    </w:lvl>
    <w:lvl w:ilvl="4" w:tentative="1">
      <w:start w:val="1"/>
      <w:numFmt w:val="bullet"/>
      <w:lvlText w:val="o"/>
      <w:lvlJc w:val="left"/>
      <w:pPr>
        <w:ind w:left="4674" w:hanging="360"/>
      </w:pPr>
      <w:rPr>
        <w:rFonts w:ascii="Courier New" w:hAnsi="Courier New" w:cs="Courier New" w:hint="default"/>
      </w:rPr>
    </w:lvl>
    <w:lvl w:ilvl="5" w:tentative="1">
      <w:start w:val="1"/>
      <w:numFmt w:val="bullet"/>
      <w:lvlText w:val=""/>
      <w:lvlJc w:val="left"/>
      <w:pPr>
        <w:ind w:left="5394" w:hanging="360"/>
      </w:pPr>
      <w:rPr>
        <w:rFonts w:ascii="Wingdings" w:hAnsi="Wingdings" w:hint="default"/>
      </w:rPr>
    </w:lvl>
    <w:lvl w:ilvl="6" w:tentative="1">
      <w:start w:val="1"/>
      <w:numFmt w:val="bullet"/>
      <w:lvlText w:val=""/>
      <w:lvlJc w:val="left"/>
      <w:pPr>
        <w:ind w:left="6114" w:hanging="360"/>
      </w:pPr>
      <w:rPr>
        <w:rFonts w:ascii="Symbol" w:hAnsi="Symbol" w:hint="default"/>
      </w:rPr>
    </w:lvl>
    <w:lvl w:ilvl="7" w:tentative="1">
      <w:start w:val="1"/>
      <w:numFmt w:val="bullet"/>
      <w:lvlText w:val="o"/>
      <w:lvlJc w:val="left"/>
      <w:pPr>
        <w:ind w:left="6834" w:hanging="360"/>
      </w:pPr>
      <w:rPr>
        <w:rFonts w:ascii="Courier New" w:hAnsi="Courier New" w:cs="Courier New" w:hint="default"/>
      </w:rPr>
    </w:lvl>
    <w:lvl w:ilvl="8" w:tentative="1">
      <w:start w:val="1"/>
      <w:numFmt w:val="bullet"/>
      <w:lvlText w:val=""/>
      <w:lvlJc w:val="left"/>
      <w:pPr>
        <w:ind w:left="7554" w:hanging="360"/>
      </w:pPr>
      <w:rPr>
        <w:rFonts w:ascii="Wingdings" w:hAnsi="Wingdings" w:hint="default"/>
      </w:rPr>
    </w:lvl>
  </w:abstractNum>
  <w:num w:numId="1" w16cid:durableId="452526786">
    <w:abstractNumId w:val="9"/>
  </w:num>
  <w:num w:numId="2" w16cid:durableId="653531308">
    <w:abstractNumId w:val="7"/>
  </w:num>
  <w:num w:numId="3" w16cid:durableId="1204174266">
    <w:abstractNumId w:val="6"/>
  </w:num>
  <w:num w:numId="4" w16cid:durableId="146090545">
    <w:abstractNumId w:val="5"/>
  </w:num>
  <w:num w:numId="5" w16cid:durableId="78719570">
    <w:abstractNumId w:val="4"/>
  </w:num>
  <w:num w:numId="6" w16cid:durableId="1979992029">
    <w:abstractNumId w:val="8"/>
  </w:num>
  <w:num w:numId="7" w16cid:durableId="2031565161">
    <w:abstractNumId w:val="3"/>
  </w:num>
  <w:num w:numId="8" w16cid:durableId="1087115604">
    <w:abstractNumId w:val="2"/>
  </w:num>
  <w:num w:numId="9" w16cid:durableId="497621580">
    <w:abstractNumId w:val="1"/>
  </w:num>
  <w:num w:numId="10" w16cid:durableId="237861944">
    <w:abstractNumId w:val="0"/>
  </w:num>
  <w:num w:numId="11" w16cid:durableId="2063864248">
    <w:abstractNumId w:val="18"/>
  </w:num>
  <w:num w:numId="12" w16cid:durableId="1213150515">
    <w:abstractNumId w:val="48"/>
  </w:num>
  <w:num w:numId="13" w16cid:durableId="1611431083">
    <w:abstractNumId w:val="21"/>
  </w:num>
  <w:num w:numId="14" w16cid:durableId="1929801058">
    <w:abstractNumId w:val="42"/>
  </w:num>
  <w:num w:numId="15" w16cid:durableId="1635522351">
    <w:abstractNumId w:val="32"/>
  </w:num>
  <w:num w:numId="16" w16cid:durableId="1074402362">
    <w:abstractNumId w:val="74"/>
  </w:num>
  <w:num w:numId="17" w16cid:durableId="1544169575">
    <w:abstractNumId w:val="59"/>
  </w:num>
  <w:num w:numId="18" w16cid:durableId="1829662571">
    <w:abstractNumId w:val="47"/>
  </w:num>
  <w:num w:numId="19" w16cid:durableId="592009034">
    <w:abstractNumId w:val="14"/>
  </w:num>
  <w:num w:numId="20" w16cid:durableId="2044554635">
    <w:abstractNumId w:val="55"/>
  </w:num>
  <w:num w:numId="21" w16cid:durableId="1507552560">
    <w:abstractNumId w:val="19"/>
  </w:num>
  <w:num w:numId="22" w16cid:durableId="1926379478">
    <w:abstractNumId w:val="50"/>
  </w:num>
  <w:num w:numId="23" w16cid:durableId="787509896">
    <w:abstractNumId w:val="20"/>
  </w:num>
  <w:num w:numId="24" w16cid:durableId="1795056297">
    <w:abstractNumId w:val="41"/>
  </w:num>
  <w:num w:numId="25" w16cid:durableId="1570188171">
    <w:abstractNumId w:val="78"/>
  </w:num>
  <w:num w:numId="26" w16cid:durableId="1189219768">
    <w:abstractNumId w:val="29"/>
  </w:num>
  <w:num w:numId="27" w16cid:durableId="1859584426">
    <w:abstractNumId w:val="79"/>
  </w:num>
  <w:num w:numId="28" w16cid:durableId="265115915">
    <w:abstractNumId w:val="44"/>
  </w:num>
  <w:num w:numId="29" w16cid:durableId="1050155641">
    <w:abstractNumId w:val="56"/>
  </w:num>
  <w:num w:numId="30" w16cid:durableId="851257326">
    <w:abstractNumId w:val="25"/>
  </w:num>
  <w:num w:numId="31" w16cid:durableId="1714619716">
    <w:abstractNumId w:val="13"/>
  </w:num>
  <w:num w:numId="32" w16cid:durableId="1842349643">
    <w:abstractNumId w:val="66"/>
  </w:num>
  <w:num w:numId="33" w16cid:durableId="1967855533">
    <w:abstractNumId w:val="43"/>
  </w:num>
  <w:num w:numId="34" w16cid:durableId="54932951">
    <w:abstractNumId w:val="17"/>
  </w:num>
  <w:num w:numId="35" w16cid:durableId="1436290509">
    <w:abstractNumId w:val="46"/>
  </w:num>
  <w:num w:numId="36" w16cid:durableId="381297428">
    <w:abstractNumId w:val="37"/>
  </w:num>
  <w:num w:numId="37" w16cid:durableId="1345014930">
    <w:abstractNumId w:val="53"/>
  </w:num>
  <w:num w:numId="38" w16cid:durableId="822695463">
    <w:abstractNumId w:val="64"/>
  </w:num>
  <w:num w:numId="39" w16cid:durableId="160121143">
    <w:abstractNumId w:val="35"/>
  </w:num>
  <w:num w:numId="40" w16cid:durableId="369887476">
    <w:abstractNumId w:val="61"/>
  </w:num>
  <w:num w:numId="41" w16cid:durableId="550582146">
    <w:abstractNumId w:val="11"/>
  </w:num>
  <w:num w:numId="42" w16cid:durableId="271745006">
    <w:abstractNumId w:val="30"/>
  </w:num>
  <w:num w:numId="43" w16cid:durableId="390156186">
    <w:abstractNumId w:val="27"/>
  </w:num>
  <w:num w:numId="44" w16cid:durableId="512063812">
    <w:abstractNumId w:val="71"/>
  </w:num>
  <w:num w:numId="45" w16cid:durableId="915241831">
    <w:abstractNumId w:val="67"/>
  </w:num>
  <w:num w:numId="46" w16cid:durableId="1867450352">
    <w:abstractNumId w:val="68"/>
  </w:num>
  <w:num w:numId="47" w16cid:durableId="802237832">
    <w:abstractNumId w:val="76"/>
  </w:num>
  <w:num w:numId="48" w16cid:durableId="811755490">
    <w:abstractNumId w:val="31"/>
  </w:num>
  <w:num w:numId="49" w16cid:durableId="1658923441">
    <w:abstractNumId w:val="36"/>
  </w:num>
  <w:num w:numId="50" w16cid:durableId="2028939815">
    <w:abstractNumId w:val="73"/>
  </w:num>
  <w:num w:numId="51" w16cid:durableId="930818423">
    <w:abstractNumId w:val="51"/>
  </w:num>
  <w:num w:numId="52" w16cid:durableId="645479441">
    <w:abstractNumId w:val="39"/>
  </w:num>
  <w:num w:numId="53" w16cid:durableId="788088729">
    <w:abstractNumId w:val="45"/>
  </w:num>
  <w:num w:numId="54" w16cid:durableId="1740715825">
    <w:abstractNumId w:val="49"/>
  </w:num>
  <w:num w:numId="55" w16cid:durableId="55904103">
    <w:abstractNumId w:val="60"/>
  </w:num>
  <w:num w:numId="56" w16cid:durableId="1258296130">
    <w:abstractNumId w:val="12"/>
  </w:num>
  <w:num w:numId="57" w16cid:durableId="1755006821">
    <w:abstractNumId w:val="77"/>
  </w:num>
  <w:num w:numId="58" w16cid:durableId="2083798280">
    <w:abstractNumId w:val="65"/>
  </w:num>
  <w:num w:numId="59" w16cid:durableId="232276196">
    <w:abstractNumId w:val="57"/>
  </w:num>
  <w:num w:numId="60" w16cid:durableId="172693396">
    <w:abstractNumId w:val="10"/>
  </w:num>
  <w:num w:numId="61" w16cid:durableId="2094348665">
    <w:abstractNumId w:val="40"/>
  </w:num>
  <w:num w:numId="62" w16cid:durableId="206188661">
    <w:abstractNumId w:val="33"/>
  </w:num>
  <w:num w:numId="63" w16cid:durableId="532770986">
    <w:abstractNumId w:val="72"/>
  </w:num>
  <w:num w:numId="64" w16cid:durableId="71853896">
    <w:abstractNumId w:val="28"/>
  </w:num>
  <w:num w:numId="65" w16cid:durableId="1517233033">
    <w:abstractNumId w:val="22"/>
  </w:num>
  <w:num w:numId="66" w16cid:durableId="2114282029">
    <w:abstractNumId w:val="54"/>
  </w:num>
  <w:num w:numId="67" w16cid:durableId="746806641">
    <w:abstractNumId w:val="38"/>
  </w:num>
  <w:num w:numId="68" w16cid:durableId="1390613762">
    <w:abstractNumId w:val="62"/>
  </w:num>
  <w:num w:numId="69" w16cid:durableId="1220363262">
    <w:abstractNumId w:val="15"/>
  </w:num>
  <w:num w:numId="70" w16cid:durableId="151918156">
    <w:abstractNumId w:val="21"/>
  </w:num>
  <w:num w:numId="71" w16cid:durableId="1716850673">
    <w:abstractNumId w:val="58"/>
  </w:num>
  <w:num w:numId="72" w16cid:durableId="2108962227">
    <w:abstractNumId w:val="63"/>
  </w:num>
  <w:num w:numId="73" w16cid:durableId="11227621">
    <w:abstractNumId w:val="34"/>
  </w:num>
  <w:num w:numId="74" w16cid:durableId="1391226227">
    <w:abstractNumId w:val="69"/>
  </w:num>
  <w:num w:numId="75" w16cid:durableId="1263535092">
    <w:abstractNumId w:val="23"/>
  </w:num>
  <w:num w:numId="76" w16cid:durableId="1803646537">
    <w:abstractNumId w:val="52"/>
  </w:num>
  <w:num w:numId="77" w16cid:durableId="1111824538">
    <w:abstractNumId w:val="75"/>
  </w:num>
  <w:num w:numId="78" w16cid:durableId="47842899">
    <w:abstractNumId w:val="70"/>
  </w:num>
  <w:num w:numId="79" w16cid:durableId="1033194242">
    <w:abstractNumId w:val="24"/>
  </w:num>
  <w:num w:numId="80" w16cid:durableId="1793743551">
    <w:abstractNumId w:val="26"/>
  </w:num>
  <w:num w:numId="81" w16cid:durableId="212354867">
    <w:abstractNumId w:val="16"/>
  </w:num>
  <w:numIdMacAtCleanup w:val="7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15:person w15:author="DTP">
    <w15:presenceInfo w15:providerId="None" w15:userId="DTP"/>
  </w15:person>
  <w15:person w15:author="Hall &amp; Wilcox">
    <w15:presenceInfo w15:providerId="None" w15:userId="Hall &amp; Wilcox"/>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sl="http://schemas.openxmlformats.org/schemaLibrary/2006/main" mc:Ignorable="w14 w15 w16se w16cid w16 w16cex w16sdtdh">
  <w:zoom w:percent="100"/>
  <w:stylePaneFormatFilter w:val="3808" w:allStyles="0" w:alternateStyleNames="0" w:clearFormatting="1" w:customStyles="0" w:directFormattingOnNumbering="0" w:directFormattingOnParagraphs="0" w:directFormattingOnRuns="0" w:directFormattingOnTables="1" w:headingStyles="0" w:latentStyles="0" w:numberingStyles="0" w:stylesInUse="1" w:tableStyles="0" w:top3HeadingStyles="1" w:visibleStyles="0"/>
  <w:trackRevisions/>
  <w:defaultTabStop w:val="720"/>
  <w:drawingGridHorizontalSpacing w:val="120"/>
  <w:displayHorizontalDrawingGridEvery w:val="0"/>
  <w:displayVerticalDrawingGridEvery w:val="0"/>
  <w:noPunctuationKerning/>
  <w:characterSpacingControl w:val="doNotCompress"/>
  <w:footnotePr>
    <w:footnote w:id="0"/>
    <w:footnote w:id="1"/>
    <w:footnote w:id="2"/>
  </w:footnotePr>
  <w:endnotePr>
    <w:endnote w:id="0"/>
    <w:endnote w:id="1"/>
    <w:endnote w:id="2"/>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3ED"/>
    <w:rsid w:val="000000AF"/>
    <w:rsid w:val="0000067E"/>
    <w:rsid w:val="00000914"/>
    <w:rsid w:val="0000163E"/>
    <w:rsid w:val="000019B3"/>
    <w:rsid w:val="0000216E"/>
    <w:rsid w:val="00003514"/>
    <w:rsid w:val="00003F4A"/>
    <w:rsid w:val="00004364"/>
    <w:rsid w:val="00004F1C"/>
    <w:rsid w:val="0000501A"/>
    <w:rsid w:val="00005334"/>
    <w:rsid w:val="000060A3"/>
    <w:rsid w:val="000060DB"/>
    <w:rsid w:val="00006E40"/>
    <w:rsid w:val="00006F5B"/>
    <w:rsid w:val="000075A5"/>
    <w:rsid w:val="000076DE"/>
    <w:rsid w:val="00007B70"/>
    <w:rsid w:val="00010353"/>
    <w:rsid w:val="00011601"/>
    <w:rsid w:val="000128AD"/>
    <w:rsid w:val="000129EB"/>
    <w:rsid w:val="00012B3D"/>
    <w:rsid w:val="00012F86"/>
    <w:rsid w:val="00013F33"/>
    <w:rsid w:val="0001411F"/>
    <w:rsid w:val="00014227"/>
    <w:rsid w:val="00014485"/>
    <w:rsid w:val="000148CA"/>
    <w:rsid w:val="000149BA"/>
    <w:rsid w:val="00015752"/>
    <w:rsid w:val="0001592E"/>
    <w:rsid w:val="00015A51"/>
    <w:rsid w:val="00015B48"/>
    <w:rsid w:val="000161B2"/>
    <w:rsid w:val="000162E2"/>
    <w:rsid w:val="00016955"/>
    <w:rsid w:val="00017D34"/>
    <w:rsid w:val="000206C2"/>
    <w:rsid w:val="00020954"/>
    <w:rsid w:val="00020D05"/>
    <w:rsid w:val="000218F3"/>
    <w:rsid w:val="000221F5"/>
    <w:rsid w:val="00022A91"/>
    <w:rsid w:val="00022BB5"/>
    <w:rsid w:val="00022CF5"/>
    <w:rsid w:val="000230E8"/>
    <w:rsid w:val="00024434"/>
    <w:rsid w:val="00024FF5"/>
    <w:rsid w:val="0002564B"/>
    <w:rsid w:val="000259D8"/>
    <w:rsid w:val="00025EC1"/>
    <w:rsid w:val="0002608F"/>
    <w:rsid w:val="00026AC9"/>
    <w:rsid w:val="00026BD5"/>
    <w:rsid w:val="00026C93"/>
    <w:rsid w:val="000270B6"/>
    <w:rsid w:val="00027663"/>
    <w:rsid w:val="00027B78"/>
    <w:rsid w:val="00027E85"/>
    <w:rsid w:val="00027F79"/>
    <w:rsid w:val="00030030"/>
    <w:rsid w:val="0003085A"/>
    <w:rsid w:val="00030951"/>
    <w:rsid w:val="0003146F"/>
    <w:rsid w:val="0003198B"/>
    <w:rsid w:val="000319C3"/>
    <w:rsid w:val="0003222D"/>
    <w:rsid w:val="00032379"/>
    <w:rsid w:val="000325FA"/>
    <w:rsid w:val="00032DDF"/>
    <w:rsid w:val="000330B5"/>
    <w:rsid w:val="0003352E"/>
    <w:rsid w:val="000339C7"/>
    <w:rsid w:val="00035066"/>
    <w:rsid w:val="00035171"/>
    <w:rsid w:val="000368C5"/>
    <w:rsid w:val="00037498"/>
    <w:rsid w:val="00037A75"/>
    <w:rsid w:val="00037D1F"/>
    <w:rsid w:val="00037F3F"/>
    <w:rsid w:val="00040033"/>
    <w:rsid w:val="00041211"/>
    <w:rsid w:val="00041C4B"/>
    <w:rsid w:val="00041C4D"/>
    <w:rsid w:val="000422F4"/>
    <w:rsid w:val="000427A9"/>
    <w:rsid w:val="000436FF"/>
    <w:rsid w:val="0004399F"/>
    <w:rsid w:val="00043A59"/>
    <w:rsid w:val="00043DC8"/>
    <w:rsid w:val="00043FB6"/>
    <w:rsid w:val="000443B6"/>
    <w:rsid w:val="000451C2"/>
    <w:rsid w:val="00045432"/>
    <w:rsid w:val="00045AED"/>
    <w:rsid w:val="0004614F"/>
    <w:rsid w:val="00047C2C"/>
    <w:rsid w:val="00050A75"/>
    <w:rsid w:val="00050B1A"/>
    <w:rsid w:val="00050C28"/>
    <w:rsid w:val="000512A2"/>
    <w:rsid w:val="0005176D"/>
    <w:rsid w:val="00051903"/>
    <w:rsid w:val="00052128"/>
    <w:rsid w:val="00052912"/>
    <w:rsid w:val="00053886"/>
    <w:rsid w:val="0005395E"/>
    <w:rsid w:val="0005418D"/>
    <w:rsid w:val="000544ED"/>
    <w:rsid w:val="00054665"/>
    <w:rsid w:val="00054689"/>
    <w:rsid w:val="0005480A"/>
    <w:rsid w:val="000548E2"/>
    <w:rsid w:val="00054CDD"/>
    <w:rsid w:val="00054E7E"/>
    <w:rsid w:val="00054F3C"/>
    <w:rsid w:val="000553DE"/>
    <w:rsid w:val="000555EE"/>
    <w:rsid w:val="00056116"/>
    <w:rsid w:val="00056233"/>
    <w:rsid w:val="000568F5"/>
    <w:rsid w:val="00056AE2"/>
    <w:rsid w:val="000579A0"/>
    <w:rsid w:val="00057BEC"/>
    <w:rsid w:val="00057DFD"/>
    <w:rsid w:val="00057EE7"/>
    <w:rsid w:val="00060194"/>
    <w:rsid w:val="000613F5"/>
    <w:rsid w:val="00061818"/>
    <w:rsid w:val="000618CE"/>
    <w:rsid w:val="00061C4A"/>
    <w:rsid w:val="00061D5D"/>
    <w:rsid w:val="00061E5E"/>
    <w:rsid w:val="00062EF7"/>
    <w:rsid w:val="00063586"/>
    <w:rsid w:val="00064EA4"/>
    <w:rsid w:val="00065039"/>
    <w:rsid w:val="00065842"/>
    <w:rsid w:val="00065B1A"/>
    <w:rsid w:val="00066724"/>
    <w:rsid w:val="000675FF"/>
    <w:rsid w:val="00067706"/>
    <w:rsid w:val="00067AB6"/>
    <w:rsid w:val="0007013E"/>
    <w:rsid w:val="00070770"/>
    <w:rsid w:val="00070C6E"/>
    <w:rsid w:val="00071397"/>
    <w:rsid w:val="00071634"/>
    <w:rsid w:val="0007222E"/>
    <w:rsid w:val="000723F4"/>
    <w:rsid w:val="00072EDB"/>
    <w:rsid w:val="0007323C"/>
    <w:rsid w:val="000739F4"/>
    <w:rsid w:val="00073F3C"/>
    <w:rsid w:val="00074794"/>
    <w:rsid w:val="00074CB2"/>
    <w:rsid w:val="00075805"/>
    <w:rsid w:val="00076017"/>
    <w:rsid w:val="00076515"/>
    <w:rsid w:val="00076B11"/>
    <w:rsid w:val="00076E1C"/>
    <w:rsid w:val="00077020"/>
    <w:rsid w:val="00080CE4"/>
    <w:rsid w:val="000811A5"/>
    <w:rsid w:val="00081DA1"/>
    <w:rsid w:val="000828FE"/>
    <w:rsid w:val="00082A98"/>
    <w:rsid w:val="00082B5F"/>
    <w:rsid w:val="00082D7B"/>
    <w:rsid w:val="000834BC"/>
    <w:rsid w:val="00083BD2"/>
    <w:rsid w:val="00083DA1"/>
    <w:rsid w:val="000853FC"/>
    <w:rsid w:val="00085438"/>
    <w:rsid w:val="00085573"/>
    <w:rsid w:val="00085871"/>
    <w:rsid w:val="00085A00"/>
    <w:rsid w:val="00086237"/>
    <w:rsid w:val="00086524"/>
    <w:rsid w:val="000868C6"/>
    <w:rsid w:val="0009051E"/>
    <w:rsid w:val="00091031"/>
    <w:rsid w:val="0009182A"/>
    <w:rsid w:val="00092E11"/>
    <w:rsid w:val="00093884"/>
    <w:rsid w:val="000939E1"/>
    <w:rsid w:val="00093DFB"/>
    <w:rsid w:val="00094630"/>
    <w:rsid w:val="000948D2"/>
    <w:rsid w:val="00095247"/>
    <w:rsid w:val="00095A1D"/>
    <w:rsid w:val="00095AC8"/>
    <w:rsid w:val="000965E7"/>
    <w:rsid w:val="0009667F"/>
    <w:rsid w:val="00096E46"/>
    <w:rsid w:val="0009711D"/>
    <w:rsid w:val="000A0ADE"/>
    <w:rsid w:val="000A0D01"/>
    <w:rsid w:val="000A1A0B"/>
    <w:rsid w:val="000A1C06"/>
    <w:rsid w:val="000A1E16"/>
    <w:rsid w:val="000A208B"/>
    <w:rsid w:val="000A21BB"/>
    <w:rsid w:val="000A2742"/>
    <w:rsid w:val="000A2D3F"/>
    <w:rsid w:val="000A3989"/>
    <w:rsid w:val="000A44B8"/>
    <w:rsid w:val="000A46E6"/>
    <w:rsid w:val="000A5416"/>
    <w:rsid w:val="000A5893"/>
    <w:rsid w:val="000A58E2"/>
    <w:rsid w:val="000A5C6F"/>
    <w:rsid w:val="000A62A5"/>
    <w:rsid w:val="000A654A"/>
    <w:rsid w:val="000A748C"/>
    <w:rsid w:val="000A754C"/>
    <w:rsid w:val="000A77BE"/>
    <w:rsid w:val="000AC562"/>
    <w:rsid w:val="000B0FF1"/>
    <w:rsid w:val="000B1171"/>
    <w:rsid w:val="000B30F7"/>
    <w:rsid w:val="000B30FA"/>
    <w:rsid w:val="000B350B"/>
    <w:rsid w:val="000B3523"/>
    <w:rsid w:val="000B3F1E"/>
    <w:rsid w:val="000B450A"/>
    <w:rsid w:val="000B4CE7"/>
    <w:rsid w:val="000B50E6"/>
    <w:rsid w:val="000B6B63"/>
    <w:rsid w:val="000B785F"/>
    <w:rsid w:val="000B7BAA"/>
    <w:rsid w:val="000B7C57"/>
    <w:rsid w:val="000C1027"/>
    <w:rsid w:val="000C288B"/>
    <w:rsid w:val="000C2E0B"/>
    <w:rsid w:val="000C2ECD"/>
    <w:rsid w:val="000C3936"/>
    <w:rsid w:val="000C43A8"/>
    <w:rsid w:val="000C46ED"/>
    <w:rsid w:val="000C4AF2"/>
    <w:rsid w:val="000C4F75"/>
    <w:rsid w:val="000C5710"/>
    <w:rsid w:val="000C5953"/>
    <w:rsid w:val="000C5D22"/>
    <w:rsid w:val="000C6600"/>
    <w:rsid w:val="000C6FFE"/>
    <w:rsid w:val="000C7593"/>
    <w:rsid w:val="000C798D"/>
    <w:rsid w:val="000D1433"/>
    <w:rsid w:val="000D1613"/>
    <w:rsid w:val="000D16BD"/>
    <w:rsid w:val="000D1B3E"/>
    <w:rsid w:val="000D217B"/>
    <w:rsid w:val="000D2700"/>
    <w:rsid w:val="000D29EF"/>
    <w:rsid w:val="000D2A1C"/>
    <w:rsid w:val="000D2B61"/>
    <w:rsid w:val="000D342F"/>
    <w:rsid w:val="000D41B5"/>
    <w:rsid w:val="000D475F"/>
    <w:rsid w:val="000D4824"/>
    <w:rsid w:val="000D4A7D"/>
    <w:rsid w:val="000D4A97"/>
    <w:rsid w:val="000D4C09"/>
    <w:rsid w:val="000D4DAC"/>
    <w:rsid w:val="000D4F4F"/>
    <w:rsid w:val="000D5704"/>
    <w:rsid w:val="000D6580"/>
    <w:rsid w:val="000D72F2"/>
    <w:rsid w:val="000D7729"/>
    <w:rsid w:val="000D798F"/>
    <w:rsid w:val="000E00DD"/>
    <w:rsid w:val="000E0541"/>
    <w:rsid w:val="000E0BB1"/>
    <w:rsid w:val="000E0C80"/>
    <w:rsid w:val="000E0FA7"/>
    <w:rsid w:val="000E1C6B"/>
    <w:rsid w:val="000E1F3B"/>
    <w:rsid w:val="000E20AC"/>
    <w:rsid w:val="000E301B"/>
    <w:rsid w:val="000E33D2"/>
    <w:rsid w:val="000E342B"/>
    <w:rsid w:val="000E3753"/>
    <w:rsid w:val="000E3758"/>
    <w:rsid w:val="000E3EF6"/>
    <w:rsid w:val="000E4306"/>
    <w:rsid w:val="000E5196"/>
    <w:rsid w:val="000E5309"/>
    <w:rsid w:val="000E5DF7"/>
    <w:rsid w:val="000E790C"/>
    <w:rsid w:val="000E7FBE"/>
    <w:rsid w:val="000F0070"/>
    <w:rsid w:val="000F056B"/>
    <w:rsid w:val="000F05C2"/>
    <w:rsid w:val="000F06B7"/>
    <w:rsid w:val="000F08C6"/>
    <w:rsid w:val="000F0DA4"/>
    <w:rsid w:val="000F12DA"/>
    <w:rsid w:val="000F1939"/>
    <w:rsid w:val="000F1E9C"/>
    <w:rsid w:val="000F2386"/>
    <w:rsid w:val="000F274A"/>
    <w:rsid w:val="000F295D"/>
    <w:rsid w:val="000F37C4"/>
    <w:rsid w:val="000F4330"/>
    <w:rsid w:val="000F4432"/>
    <w:rsid w:val="000F4662"/>
    <w:rsid w:val="000F4BFE"/>
    <w:rsid w:val="000F4F59"/>
    <w:rsid w:val="000F5334"/>
    <w:rsid w:val="000F55F5"/>
    <w:rsid w:val="000F59AB"/>
    <w:rsid w:val="000F7365"/>
    <w:rsid w:val="000F74F1"/>
    <w:rsid w:val="000F7501"/>
    <w:rsid w:val="00100B4A"/>
    <w:rsid w:val="00101153"/>
    <w:rsid w:val="0010196C"/>
    <w:rsid w:val="00102385"/>
    <w:rsid w:val="00102AEC"/>
    <w:rsid w:val="00102AF1"/>
    <w:rsid w:val="001030EE"/>
    <w:rsid w:val="0010388E"/>
    <w:rsid w:val="00104059"/>
    <w:rsid w:val="0010457F"/>
    <w:rsid w:val="001049B8"/>
    <w:rsid w:val="00104F26"/>
    <w:rsid w:val="00105027"/>
    <w:rsid w:val="001054AB"/>
    <w:rsid w:val="00105828"/>
    <w:rsid w:val="0010669D"/>
    <w:rsid w:val="00107374"/>
    <w:rsid w:val="0010750A"/>
    <w:rsid w:val="00107E41"/>
    <w:rsid w:val="00110644"/>
    <w:rsid w:val="001116C2"/>
    <w:rsid w:val="00111E40"/>
    <w:rsid w:val="001121B4"/>
    <w:rsid w:val="00112BEE"/>
    <w:rsid w:val="001130CA"/>
    <w:rsid w:val="001130CD"/>
    <w:rsid w:val="0011379C"/>
    <w:rsid w:val="00114AFC"/>
    <w:rsid w:val="0011599E"/>
    <w:rsid w:val="00115C7D"/>
    <w:rsid w:val="001164A9"/>
    <w:rsid w:val="00116AAE"/>
    <w:rsid w:val="00117101"/>
    <w:rsid w:val="0011771B"/>
    <w:rsid w:val="00117B98"/>
    <w:rsid w:val="00117D31"/>
    <w:rsid w:val="00120024"/>
    <w:rsid w:val="00120211"/>
    <w:rsid w:val="001219C8"/>
    <w:rsid w:val="00121D15"/>
    <w:rsid w:val="00121E35"/>
    <w:rsid w:val="00123F86"/>
    <w:rsid w:val="00124618"/>
    <w:rsid w:val="001248A2"/>
    <w:rsid w:val="00124E00"/>
    <w:rsid w:val="00125069"/>
    <w:rsid w:val="00125611"/>
    <w:rsid w:val="001260AA"/>
    <w:rsid w:val="00126D94"/>
    <w:rsid w:val="0012752C"/>
    <w:rsid w:val="00127EB4"/>
    <w:rsid w:val="00127F58"/>
    <w:rsid w:val="00130417"/>
    <w:rsid w:val="00130E8F"/>
    <w:rsid w:val="00131468"/>
    <w:rsid w:val="001314D9"/>
    <w:rsid w:val="001319C6"/>
    <w:rsid w:val="00132FC3"/>
    <w:rsid w:val="00133CB7"/>
    <w:rsid w:val="00133E5F"/>
    <w:rsid w:val="00134A3B"/>
    <w:rsid w:val="00134A55"/>
    <w:rsid w:val="00134E97"/>
    <w:rsid w:val="00134F41"/>
    <w:rsid w:val="00135626"/>
    <w:rsid w:val="00135A83"/>
    <w:rsid w:val="00136361"/>
    <w:rsid w:val="00136DEF"/>
    <w:rsid w:val="00136E74"/>
    <w:rsid w:val="00137017"/>
    <w:rsid w:val="0013707D"/>
    <w:rsid w:val="00140AFD"/>
    <w:rsid w:val="00140D3D"/>
    <w:rsid w:val="00140F29"/>
    <w:rsid w:val="00141080"/>
    <w:rsid w:val="00141178"/>
    <w:rsid w:val="0014130E"/>
    <w:rsid w:val="00141AB4"/>
    <w:rsid w:val="00141B63"/>
    <w:rsid w:val="00143082"/>
    <w:rsid w:val="00143D5E"/>
    <w:rsid w:val="00144D76"/>
    <w:rsid w:val="00144F96"/>
    <w:rsid w:val="001457E5"/>
    <w:rsid w:val="00146E14"/>
    <w:rsid w:val="00147358"/>
    <w:rsid w:val="00147526"/>
    <w:rsid w:val="001477D8"/>
    <w:rsid w:val="00147C15"/>
    <w:rsid w:val="0015136E"/>
    <w:rsid w:val="00151B62"/>
    <w:rsid w:val="00152C78"/>
    <w:rsid w:val="00153206"/>
    <w:rsid w:val="001536FE"/>
    <w:rsid w:val="0015399E"/>
    <w:rsid w:val="00153A61"/>
    <w:rsid w:val="001542C7"/>
    <w:rsid w:val="00154485"/>
    <w:rsid w:val="001546B2"/>
    <w:rsid w:val="00154B83"/>
    <w:rsid w:val="00155466"/>
    <w:rsid w:val="00155AE6"/>
    <w:rsid w:val="00155E97"/>
    <w:rsid w:val="00156297"/>
    <w:rsid w:val="001566D0"/>
    <w:rsid w:val="00156C2F"/>
    <w:rsid w:val="00156EDC"/>
    <w:rsid w:val="00157242"/>
    <w:rsid w:val="00157589"/>
    <w:rsid w:val="0015799B"/>
    <w:rsid w:val="00157DDC"/>
    <w:rsid w:val="00157EBB"/>
    <w:rsid w:val="001604CD"/>
    <w:rsid w:val="001607DA"/>
    <w:rsid w:val="00160995"/>
    <w:rsid w:val="00160D79"/>
    <w:rsid w:val="00160E3C"/>
    <w:rsid w:val="00160F4B"/>
    <w:rsid w:val="001613B2"/>
    <w:rsid w:val="0016144D"/>
    <w:rsid w:val="001615F5"/>
    <w:rsid w:val="00164300"/>
    <w:rsid w:val="001656E6"/>
    <w:rsid w:val="00166008"/>
    <w:rsid w:val="0016600B"/>
    <w:rsid w:val="001679B7"/>
    <w:rsid w:val="0017022E"/>
    <w:rsid w:val="00170248"/>
    <w:rsid w:val="0017111F"/>
    <w:rsid w:val="001713C8"/>
    <w:rsid w:val="00171B47"/>
    <w:rsid w:val="00172A62"/>
    <w:rsid w:val="00172CF0"/>
    <w:rsid w:val="00173D7F"/>
    <w:rsid w:val="00174912"/>
    <w:rsid w:val="00174B1D"/>
    <w:rsid w:val="00174F7D"/>
    <w:rsid w:val="00176321"/>
    <w:rsid w:val="0017636F"/>
    <w:rsid w:val="001765E3"/>
    <w:rsid w:val="00176F1A"/>
    <w:rsid w:val="00177034"/>
    <w:rsid w:val="00177267"/>
    <w:rsid w:val="0017778D"/>
    <w:rsid w:val="00177AAF"/>
    <w:rsid w:val="00177E33"/>
    <w:rsid w:val="00180571"/>
    <w:rsid w:val="001809BA"/>
    <w:rsid w:val="00180F9B"/>
    <w:rsid w:val="0018107C"/>
    <w:rsid w:val="00181989"/>
    <w:rsid w:val="00182505"/>
    <w:rsid w:val="00182AB4"/>
    <w:rsid w:val="00182BDB"/>
    <w:rsid w:val="00182F29"/>
    <w:rsid w:val="00183655"/>
    <w:rsid w:val="001838E5"/>
    <w:rsid w:val="00183C65"/>
    <w:rsid w:val="00183F70"/>
    <w:rsid w:val="00183FF2"/>
    <w:rsid w:val="00184351"/>
    <w:rsid w:val="00184699"/>
    <w:rsid w:val="00185374"/>
    <w:rsid w:val="00185627"/>
    <w:rsid w:val="00186BEA"/>
    <w:rsid w:val="001877C2"/>
    <w:rsid w:val="00187E9B"/>
    <w:rsid w:val="00191087"/>
    <w:rsid w:val="00191351"/>
    <w:rsid w:val="00191EDA"/>
    <w:rsid w:val="00192878"/>
    <w:rsid w:val="00192A9E"/>
    <w:rsid w:val="00192AB0"/>
    <w:rsid w:val="00192F89"/>
    <w:rsid w:val="00193465"/>
    <w:rsid w:val="00194AC9"/>
    <w:rsid w:val="001950D0"/>
    <w:rsid w:val="0019511E"/>
    <w:rsid w:val="001954C7"/>
    <w:rsid w:val="0019565B"/>
    <w:rsid w:val="0019574A"/>
    <w:rsid w:val="001957B3"/>
    <w:rsid w:val="00195D74"/>
    <w:rsid w:val="0019613D"/>
    <w:rsid w:val="00196350"/>
    <w:rsid w:val="00196513"/>
    <w:rsid w:val="00197267"/>
    <w:rsid w:val="00197D5E"/>
    <w:rsid w:val="001A0844"/>
    <w:rsid w:val="001A091E"/>
    <w:rsid w:val="001A1524"/>
    <w:rsid w:val="001A219F"/>
    <w:rsid w:val="001A2B10"/>
    <w:rsid w:val="001A2BFA"/>
    <w:rsid w:val="001A2DFC"/>
    <w:rsid w:val="001A330F"/>
    <w:rsid w:val="001A3754"/>
    <w:rsid w:val="001A4228"/>
    <w:rsid w:val="001A4498"/>
    <w:rsid w:val="001A4779"/>
    <w:rsid w:val="001A4F7C"/>
    <w:rsid w:val="001A56BE"/>
    <w:rsid w:val="001A5B77"/>
    <w:rsid w:val="001A5DED"/>
    <w:rsid w:val="001A67EC"/>
    <w:rsid w:val="001A6BFE"/>
    <w:rsid w:val="001A74A3"/>
    <w:rsid w:val="001A7E44"/>
    <w:rsid w:val="001B000C"/>
    <w:rsid w:val="001B0173"/>
    <w:rsid w:val="001B0938"/>
    <w:rsid w:val="001B107C"/>
    <w:rsid w:val="001B11E8"/>
    <w:rsid w:val="001B165C"/>
    <w:rsid w:val="001B1AF5"/>
    <w:rsid w:val="001B1D0C"/>
    <w:rsid w:val="001B20BE"/>
    <w:rsid w:val="001B238E"/>
    <w:rsid w:val="001B23ED"/>
    <w:rsid w:val="001B25D9"/>
    <w:rsid w:val="001B3354"/>
    <w:rsid w:val="001B366E"/>
    <w:rsid w:val="001B43F2"/>
    <w:rsid w:val="001B57CB"/>
    <w:rsid w:val="001B5B15"/>
    <w:rsid w:val="001B629D"/>
    <w:rsid w:val="001B71E1"/>
    <w:rsid w:val="001B7513"/>
    <w:rsid w:val="001C04F4"/>
    <w:rsid w:val="001C073D"/>
    <w:rsid w:val="001C0BB7"/>
    <w:rsid w:val="001C0F94"/>
    <w:rsid w:val="001C1870"/>
    <w:rsid w:val="001C1B59"/>
    <w:rsid w:val="001C1E77"/>
    <w:rsid w:val="001C210F"/>
    <w:rsid w:val="001C2C1C"/>
    <w:rsid w:val="001C2C83"/>
    <w:rsid w:val="001C2DA9"/>
    <w:rsid w:val="001C3D82"/>
    <w:rsid w:val="001C3E4B"/>
    <w:rsid w:val="001C4783"/>
    <w:rsid w:val="001C4978"/>
    <w:rsid w:val="001C553F"/>
    <w:rsid w:val="001C588C"/>
    <w:rsid w:val="001C5FE2"/>
    <w:rsid w:val="001C6382"/>
    <w:rsid w:val="001C6836"/>
    <w:rsid w:val="001C7815"/>
    <w:rsid w:val="001D020E"/>
    <w:rsid w:val="001D0523"/>
    <w:rsid w:val="001D06FC"/>
    <w:rsid w:val="001D10D2"/>
    <w:rsid w:val="001D1D0A"/>
    <w:rsid w:val="001D2BC6"/>
    <w:rsid w:val="001D2C5D"/>
    <w:rsid w:val="001D40E2"/>
    <w:rsid w:val="001D432A"/>
    <w:rsid w:val="001D464F"/>
    <w:rsid w:val="001D4E8C"/>
    <w:rsid w:val="001D5C82"/>
    <w:rsid w:val="001D5CA0"/>
    <w:rsid w:val="001D5EBE"/>
    <w:rsid w:val="001D5F29"/>
    <w:rsid w:val="001D6EB5"/>
    <w:rsid w:val="001D754D"/>
    <w:rsid w:val="001D7C79"/>
    <w:rsid w:val="001E07F5"/>
    <w:rsid w:val="001E0B06"/>
    <w:rsid w:val="001E0D6C"/>
    <w:rsid w:val="001E0F0D"/>
    <w:rsid w:val="001E3546"/>
    <w:rsid w:val="001E39F1"/>
    <w:rsid w:val="001E4615"/>
    <w:rsid w:val="001E5AAA"/>
    <w:rsid w:val="001E616C"/>
    <w:rsid w:val="001E6810"/>
    <w:rsid w:val="001E6B4A"/>
    <w:rsid w:val="001E6E02"/>
    <w:rsid w:val="001E73AE"/>
    <w:rsid w:val="001E74A4"/>
    <w:rsid w:val="001E751F"/>
    <w:rsid w:val="001E77B8"/>
    <w:rsid w:val="001F022F"/>
    <w:rsid w:val="001F0B5D"/>
    <w:rsid w:val="001F0CE4"/>
    <w:rsid w:val="001F0DEE"/>
    <w:rsid w:val="001F1BD4"/>
    <w:rsid w:val="001F1D16"/>
    <w:rsid w:val="001F1F9B"/>
    <w:rsid w:val="001F2107"/>
    <w:rsid w:val="001F24BD"/>
    <w:rsid w:val="001F2788"/>
    <w:rsid w:val="001F3820"/>
    <w:rsid w:val="001F38A8"/>
    <w:rsid w:val="001F3E24"/>
    <w:rsid w:val="001F42C8"/>
    <w:rsid w:val="001F463E"/>
    <w:rsid w:val="001F537A"/>
    <w:rsid w:val="001F53E6"/>
    <w:rsid w:val="001F5C78"/>
    <w:rsid w:val="001F6185"/>
    <w:rsid w:val="001F69D7"/>
    <w:rsid w:val="0020012F"/>
    <w:rsid w:val="00201308"/>
    <w:rsid w:val="00201383"/>
    <w:rsid w:val="00201943"/>
    <w:rsid w:val="00202022"/>
    <w:rsid w:val="002021BF"/>
    <w:rsid w:val="0020330C"/>
    <w:rsid w:val="0020332A"/>
    <w:rsid w:val="00203766"/>
    <w:rsid w:val="002046EF"/>
    <w:rsid w:val="002053FA"/>
    <w:rsid w:val="002055EC"/>
    <w:rsid w:val="002059D1"/>
    <w:rsid w:val="00206227"/>
    <w:rsid w:val="002067AA"/>
    <w:rsid w:val="002069EA"/>
    <w:rsid w:val="002069F8"/>
    <w:rsid w:val="00207073"/>
    <w:rsid w:val="00207131"/>
    <w:rsid w:val="002077F7"/>
    <w:rsid w:val="00207AA4"/>
    <w:rsid w:val="00207D31"/>
    <w:rsid w:val="00210857"/>
    <w:rsid w:val="0021092F"/>
    <w:rsid w:val="00211B3A"/>
    <w:rsid w:val="00212E23"/>
    <w:rsid w:val="002135E3"/>
    <w:rsid w:val="002138C0"/>
    <w:rsid w:val="00213E43"/>
    <w:rsid w:val="002149A0"/>
    <w:rsid w:val="002150CA"/>
    <w:rsid w:val="00215EA2"/>
    <w:rsid w:val="00216150"/>
    <w:rsid w:val="002162A7"/>
    <w:rsid w:val="00216F8F"/>
    <w:rsid w:val="002171AB"/>
    <w:rsid w:val="002173D3"/>
    <w:rsid w:val="002176F4"/>
    <w:rsid w:val="00220781"/>
    <w:rsid w:val="00221864"/>
    <w:rsid w:val="00221B72"/>
    <w:rsid w:val="00222994"/>
    <w:rsid w:val="00222D6C"/>
    <w:rsid w:val="0022349E"/>
    <w:rsid w:val="002248F4"/>
    <w:rsid w:val="00224AFD"/>
    <w:rsid w:val="00224D9A"/>
    <w:rsid w:val="00224E96"/>
    <w:rsid w:val="00224FCA"/>
    <w:rsid w:val="00225732"/>
    <w:rsid w:val="00225A10"/>
    <w:rsid w:val="00226090"/>
    <w:rsid w:val="00226562"/>
    <w:rsid w:val="00227303"/>
    <w:rsid w:val="0022736B"/>
    <w:rsid w:val="00227433"/>
    <w:rsid w:val="0022744A"/>
    <w:rsid w:val="002275AE"/>
    <w:rsid w:val="002275BF"/>
    <w:rsid w:val="00227B82"/>
    <w:rsid w:val="00227F2A"/>
    <w:rsid w:val="00230104"/>
    <w:rsid w:val="0023096A"/>
    <w:rsid w:val="00230D91"/>
    <w:rsid w:val="00230E1B"/>
    <w:rsid w:val="00230F3D"/>
    <w:rsid w:val="002317EC"/>
    <w:rsid w:val="00231C94"/>
    <w:rsid w:val="00232219"/>
    <w:rsid w:val="002324B4"/>
    <w:rsid w:val="00232933"/>
    <w:rsid w:val="002330E0"/>
    <w:rsid w:val="00233C22"/>
    <w:rsid w:val="00233DD0"/>
    <w:rsid w:val="00233F1A"/>
    <w:rsid w:val="002340BA"/>
    <w:rsid w:val="002348C5"/>
    <w:rsid w:val="00234F7B"/>
    <w:rsid w:val="00234FDE"/>
    <w:rsid w:val="002350EB"/>
    <w:rsid w:val="00235133"/>
    <w:rsid w:val="002353BB"/>
    <w:rsid w:val="002355B6"/>
    <w:rsid w:val="00235A02"/>
    <w:rsid w:val="002360CB"/>
    <w:rsid w:val="00236E92"/>
    <w:rsid w:val="00236FC4"/>
    <w:rsid w:val="00237134"/>
    <w:rsid w:val="00237B60"/>
    <w:rsid w:val="00237CD6"/>
    <w:rsid w:val="002401E8"/>
    <w:rsid w:val="00240A5E"/>
    <w:rsid w:val="00240CB0"/>
    <w:rsid w:val="00240D29"/>
    <w:rsid w:val="00241742"/>
    <w:rsid w:val="00242844"/>
    <w:rsid w:val="00243A7A"/>
    <w:rsid w:val="00243B13"/>
    <w:rsid w:val="00243B14"/>
    <w:rsid w:val="00244535"/>
    <w:rsid w:val="002447DB"/>
    <w:rsid w:val="00244A22"/>
    <w:rsid w:val="002452BF"/>
    <w:rsid w:val="0024546D"/>
    <w:rsid w:val="002456EA"/>
    <w:rsid w:val="002457EB"/>
    <w:rsid w:val="0024614A"/>
    <w:rsid w:val="00246372"/>
    <w:rsid w:val="002469FD"/>
    <w:rsid w:val="00246D97"/>
    <w:rsid w:val="00247445"/>
    <w:rsid w:val="00247826"/>
    <w:rsid w:val="0024791D"/>
    <w:rsid w:val="0025048A"/>
    <w:rsid w:val="002507F5"/>
    <w:rsid w:val="00252326"/>
    <w:rsid w:val="002524AB"/>
    <w:rsid w:val="0025286B"/>
    <w:rsid w:val="00252D92"/>
    <w:rsid w:val="0025376D"/>
    <w:rsid w:val="00253A76"/>
    <w:rsid w:val="00253B4E"/>
    <w:rsid w:val="0025402B"/>
    <w:rsid w:val="00254513"/>
    <w:rsid w:val="00254548"/>
    <w:rsid w:val="00254F32"/>
    <w:rsid w:val="00255C2D"/>
    <w:rsid w:val="00256080"/>
    <w:rsid w:val="0025611D"/>
    <w:rsid w:val="002564CC"/>
    <w:rsid w:val="0025682D"/>
    <w:rsid w:val="002568EB"/>
    <w:rsid w:val="00256932"/>
    <w:rsid w:val="00256F6A"/>
    <w:rsid w:val="002571D7"/>
    <w:rsid w:val="00257409"/>
    <w:rsid w:val="0026007D"/>
    <w:rsid w:val="00260969"/>
    <w:rsid w:val="00260CF2"/>
    <w:rsid w:val="002617DE"/>
    <w:rsid w:val="00261811"/>
    <w:rsid w:val="0026218E"/>
    <w:rsid w:val="002631A6"/>
    <w:rsid w:val="0026322F"/>
    <w:rsid w:val="00264071"/>
    <w:rsid w:val="0026416C"/>
    <w:rsid w:val="00264A11"/>
    <w:rsid w:val="00264B40"/>
    <w:rsid w:val="00264BAE"/>
    <w:rsid w:val="00264C46"/>
    <w:rsid w:val="00264DB1"/>
    <w:rsid w:val="002655D6"/>
    <w:rsid w:val="00265B6F"/>
    <w:rsid w:val="00265BD4"/>
    <w:rsid w:val="002672C6"/>
    <w:rsid w:val="00267393"/>
    <w:rsid w:val="002678F3"/>
    <w:rsid w:val="00267937"/>
    <w:rsid w:val="00270349"/>
    <w:rsid w:val="00270974"/>
    <w:rsid w:val="00270C6B"/>
    <w:rsid w:val="002717D3"/>
    <w:rsid w:val="00271B1C"/>
    <w:rsid w:val="00272154"/>
    <w:rsid w:val="00272B61"/>
    <w:rsid w:val="00272C9A"/>
    <w:rsid w:val="00273D1F"/>
    <w:rsid w:val="0027477E"/>
    <w:rsid w:val="00274EF1"/>
    <w:rsid w:val="0027598C"/>
    <w:rsid w:val="00275FF5"/>
    <w:rsid w:val="00276028"/>
    <w:rsid w:val="002765D8"/>
    <w:rsid w:val="00276AF1"/>
    <w:rsid w:val="00277EFB"/>
    <w:rsid w:val="0028017B"/>
    <w:rsid w:val="0028066E"/>
    <w:rsid w:val="00280E10"/>
    <w:rsid w:val="002827DB"/>
    <w:rsid w:val="00282BAF"/>
    <w:rsid w:val="00283B4B"/>
    <w:rsid w:val="0028464D"/>
    <w:rsid w:val="002855EC"/>
    <w:rsid w:val="002855F2"/>
    <w:rsid w:val="002863B5"/>
    <w:rsid w:val="00286805"/>
    <w:rsid w:val="0028685E"/>
    <w:rsid w:val="0028697E"/>
    <w:rsid w:val="00287248"/>
    <w:rsid w:val="0029004A"/>
    <w:rsid w:val="00290558"/>
    <w:rsid w:val="00290B36"/>
    <w:rsid w:val="00291800"/>
    <w:rsid w:val="00291BD9"/>
    <w:rsid w:val="0029295B"/>
    <w:rsid w:val="00292A77"/>
    <w:rsid w:val="00292ED1"/>
    <w:rsid w:val="002933CB"/>
    <w:rsid w:val="00293CA6"/>
    <w:rsid w:val="002946BF"/>
    <w:rsid w:val="002946FD"/>
    <w:rsid w:val="00294851"/>
    <w:rsid w:val="002948C2"/>
    <w:rsid w:val="002958C6"/>
    <w:rsid w:val="002967F6"/>
    <w:rsid w:val="00296A1F"/>
    <w:rsid w:val="00297145"/>
    <w:rsid w:val="002973BD"/>
    <w:rsid w:val="00297B75"/>
    <w:rsid w:val="002A0B09"/>
    <w:rsid w:val="002A0B53"/>
    <w:rsid w:val="002A0B84"/>
    <w:rsid w:val="002A1133"/>
    <w:rsid w:val="002A1698"/>
    <w:rsid w:val="002A1849"/>
    <w:rsid w:val="002A1A64"/>
    <w:rsid w:val="002A242F"/>
    <w:rsid w:val="002A2AE5"/>
    <w:rsid w:val="002A3737"/>
    <w:rsid w:val="002A37FE"/>
    <w:rsid w:val="002A4361"/>
    <w:rsid w:val="002A474D"/>
    <w:rsid w:val="002A47E9"/>
    <w:rsid w:val="002A4BAC"/>
    <w:rsid w:val="002A5CCB"/>
    <w:rsid w:val="002A5DC1"/>
    <w:rsid w:val="002A5E29"/>
    <w:rsid w:val="002A6203"/>
    <w:rsid w:val="002A73F1"/>
    <w:rsid w:val="002A7447"/>
    <w:rsid w:val="002A774A"/>
    <w:rsid w:val="002A7E74"/>
    <w:rsid w:val="002B046D"/>
    <w:rsid w:val="002B06F5"/>
    <w:rsid w:val="002B0A39"/>
    <w:rsid w:val="002B3F8A"/>
    <w:rsid w:val="002B48A9"/>
    <w:rsid w:val="002B4B40"/>
    <w:rsid w:val="002B53F7"/>
    <w:rsid w:val="002B591A"/>
    <w:rsid w:val="002B624E"/>
    <w:rsid w:val="002B67DD"/>
    <w:rsid w:val="002C0E46"/>
    <w:rsid w:val="002C0F90"/>
    <w:rsid w:val="002C19C3"/>
    <w:rsid w:val="002C2599"/>
    <w:rsid w:val="002C28A9"/>
    <w:rsid w:val="002C2C0C"/>
    <w:rsid w:val="002C37B1"/>
    <w:rsid w:val="002C37EF"/>
    <w:rsid w:val="002C3956"/>
    <w:rsid w:val="002C47DA"/>
    <w:rsid w:val="002C4956"/>
    <w:rsid w:val="002C50AB"/>
    <w:rsid w:val="002C5280"/>
    <w:rsid w:val="002C533D"/>
    <w:rsid w:val="002C5551"/>
    <w:rsid w:val="002C7ECE"/>
    <w:rsid w:val="002D0788"/>
    <w:rsid w:val="002D100E"/>
    <w:rsid w:val="002D161E"/>
    <w:rsid w:val="002D1D42"/>
    <w:rsid w:val="002D1E9C"/>
    <w:rsid w:val="002D2871"/>
    <w:rsid w:val="002D2A19"/>
    <w:rsid w:val="002D31F1"/>
    <w:rsid w:val="002D3A9F"/>
    <w:rsid w:val="002D4290"/>
    <w:rsid w:val="002D4B57"/>
    <w:rsid w:val="002D503B"/>
    <w:rsid w:val="002D5394"/>
    <w:rsid w:val="002D53ED"/>
    <w:rsid w:val="002D5730"/>
    <w:rsid w:val="002E0121"/>
    <w:rsid w:val="002E036E"/>
    <w:rsid w:val="002E131C"/>
    <w:rsid w:val="002E1D25"/>
    <w:rsid w:val="002E1D7D"/>
    <w:rsid w:val="002E1DC5"/>
    <w:rsid w:val="002E2186"/>
    <w:rsid w:val="002E2304"/>
    <w:rsid w:val="002E25FA"/>
    <w:rsid w:val="002E309B"/>
    <w:rsid w:val="002E4013"/>
    <w:rsid w:val="002E470E"/>
    <w:rsid w:val="002E4B3F"/>
    <w:rsid w:val="002E542A"/>
    <w:rsid w:val="002E54E8"/>
    <w:rsid w:val="002E6827"/>
    <w:rsid w:val="002E6997"/>
    <w:rsid w:val="002E6B03"/>
    <w:rsid w:val="002E70C3"/>
    <w:rsid w:val="002E7B7D"/>
    <w:rsid w:val="002E7CB4"/>
    <w:rsid w:val="002F0672"/>
    <w:rsid w:val="002F105C"/>
    <w:rsid w:val="002F1BF6"/>
    <w:rsid w:val="002F1DB6"/>
    <w:rsid w:val="002F1F4B"/>
    <w:rsid w:val="002F2216"/>
    <w:rsid w:val="002F228C"/>
    <w:rsid w:val="002F237A"/>
    <w:rsid w:val="002F2B24"/>
    <w:rsid w:val="002F3A7A"/>
    <w:rsid w:val="002F3C19"/>
    <w:rsid w:val="002F4B17"/>
    <w:rsid w:val="002F4BFE"/>
    <w:rsid w:val="002F5E48"/>
    <w:rsid w:val="002F6600"/>
    <w:rsid w:val="002F6606"/>
    <w:rsid w:val="002F6ED5"/>
    <w:rsid w:val="002F72AE"/>
    <w:rsid w:val="002F75F5"/>
    <w:rsid w:val="002F774A"/>
    <w:rsid w:val="002F7AE1"/>
    <w:rsid w:val="002F7FD1"/>
    <w:rsid w:val="003003DC"/>
    <w:rsid w:val="00300DA8"/>
    <w:rsid w:val="003010A9"/>
    <w:rsid w:val="0030176A"/>
    <w:rsid w:val="0030198A"/>
    <w:rsid w:val="00301EB9"/>
    <w:rsid w:val="00301EDF"/>
    <w:rsid w:val="0030268F"/>
    <w:rsid w:val="0030300F"/>
    <w:rsid w:val="00303127"/>
    <w:rsid w:val="003038B2"/>
    <w:rsid w:val="003038E6"/>
    <w:rsid w:val="0030409A"/>
    <w:rsid w:val="00304249"/>
    <w:rsid w:val="00304689"/>
    <w:rsid w:val="00304739"/>
    <w:rsid w:val="00306025"/>
    <w:rsid w:val="00306058"/>
    <w:rsid w:val="003060BA"/>
    <w:rsid w:val="00306ACC"/>
    <w:rsid w:val="00307167"/>
    <w:rsid w:val="00307496"/>
    <w:rsid w:val="00307676"/>
    <w:rsid w:val="00307CA8"/>
    <w:rsid w:val="00307ECE"/>
    <w:rsid w:val="00307EEE"/>
    <w:rsid w:val="00307F10"/>
    <w:rsid w:val="003102A4"/>
    <w:rsid w:val="00312518"/>
    <w:rsid w:val="00312D12"/>
    <w:rsid w:val="0031317B"/>
    <w:rsid w:val="00313483"/>
    <w:rsid w:val="003149EC"/>
    <w:rsid w:val="00314B45"/>
    <w:rsid w:val="00314C87"/>
    <w:rsid w:val="00314D6C"/>
    <w:rsid w:val="003156A4"/>
    <w:rsid w:val="00315802"/>
    <w:rsid w:val="003175E6"/>
    <w:rsid w:val="003201C2"/>
    <w:rsid w:val="00320B02"/>
    <w:rsid w:val="00320D6E"/>
    <w:rsid w:val="00321362"/>
    <w:rsid w:val="003214E6"/>
    <w:rsid w:val="00322940"/>
    <w:rsid w:val="00322E80"/>
    <w:rsid w:val="00323884"/>
    <w:rsid w:val="00323B18"/>
    <w:rsid w:val="0032433A"/>
    <w:rsid w:val="0032579F"/>
    <w:rsid w:val="00325AA5"/>
    <w:rsid w:val="00325B8C"/>
    <w:rsid w:val="003261E9"/>
    <w:rsid w:val="003262E6"/>
    <w:rsid w:val="0032688D"/>
    <w:rsid w:val="003269BA"/>
    <w:rsid w:val="00326A31"/>
    <w:rsid w:val="00330621"/>
    <w:rsid w:val="003307B3"/>
    <w:rsid w:val="0033279B"/>
    <w:rsid w:val="00332DED"/>
    <w:rsid w:val="00333467"/>
    <w:rsid w:val="00333599"/>
    <w:rsid w:val="003337F9"/>
    <w:rsid w:val="00333D1B"/>
    <w:rsid w:val="00333DEB"/>
    <w:rsid w:val="00334369"/>
    <w:rsid w:val="003345AA"/>
    <w:rsid w:val="003347A0"/>
    <w:rsid w:val="00334E1A"/>
    <w:rsid w:val="003356A6"/>
    <w:rsid w:val="00335771"/>
    <w:rsid w:val="003360BF"/>
    <w:rsid w:val="00336892"/>
    <w:rsid w:val="0033776C"/>
    <w:rsid w:val="003417BB"/>
    <w:rsid w:val="00341CE1"/>
    <w:rsid w:val="00341EF7"/>
    <w:rsid w:val="003424BD"/>
    <w:rsid w:val="003427B1"/>
    <w:rsid w:val="00342933"/>
    <w:rsid w:val="0034295F"/>
    <w:rsid w:val="003443EE"/>
    <w:rsid w:val="00344618"/>
    <w:rsid w:val="00344932"/>
    <w:rsid w:val="00344D05"/>
    <w:rsid w:val="00344D41"/>
    <w:rsid w:val="0034530E"/>
    <w:rsid w:val="00345321"/>
    <w:rsid w:val="00345F18"/>
    <w:rsid w:val="00346317"/>
    <w:rsid w:val="0034689E"/>
    <w:rsid w:val="0035145B"/>
    <w:rsid w:val="0035159E"/>
    <w:rsid w:val="003517D6"/>
    <w:rsid w:val="00351EEA"/>
    <w:rsid w:val="00351FA8"/>
    <w:rsid w:val="0035350B"/>
    <w:rsid w:val="00353A8A"/>
    <w:rsid w:val="00353BCF"/>
    <w:rsid w:val="00353CE6"/>
    <w:rsid w:val="003551A0"/>
    <w:rsid w:val="003553CF"/>
    <w:rsid w:val="00355B4D"/>
    <w:rsid w:val="00355C45"/>
    <w:rsid w:val="00355DA6"/>
    <w:rsid w:val="00355FA6"/>
    <w:rsid w:val="003561C2"/>
    <w:rsid w:val="00356DB9"/>
    <w:rsid w:val="00357376"/>
    <w:rsid w:val="00357A88"/>
    <w:rsid w:val="0036007E"/>
    <w:rsid w:val="003602E8"/>
    <w:rsid w:val="00362D59"/>
    <w:rsid w:val="003638FC"/>
    <w:rsid w:val="00363A6C"/>
    <w:rsid w:val="00363B46"/>
    <w:rsid w:val="003642E2"/>
    <w:rsid w:val="00364860"/>
    <w:rsid w:val="00365612"/>
    <w:rsid w:val="00365D02"/>
    <w:rsid w:val="003661DA"/>
    <w:rsid w:val="00366324"/>
    <w:rsid w:val="0036633E"/>
    <w:rsid w:val="00367010"/>
    <w:rsid w:val="003671EA"/>
    <w:rsid w:val="003671FB"/>
    <w:rsid w:val="00370A8C"/>
    <w:rsid w:val="00370EE0"/>
    <w:rsid w:val="00372A07"/>
    <w:rsid w:val="00373612"/>
    <w:rsid w:val="00373753"/>
    <w:rsid w:val="00373DD7"/>
    <w:rsid w:val="00373FB9"/>
    <w:rsid w:val="003749D3"/>
    <w:rsid w:val="0037538F"/>
    <w:rsid w:val="00375EC0"/>
    <w:rsid w:val="0037636B"/>
    <w:rsid w:val="00376F27"/>
    <w:rsid w:val="00376FEE"/>
    <w:rsid w:val="00377134"/>
    <w:rsid w:val="00377A3D"/>
    <w:rsid w:val="00377C85"/>
    <w:rsid w:val="00377F98"/>
    <w:rsid w:val="003805C3"/>
    <w:rsid w:val="00380792"/>
    <w:rsid w:val="00380EAE"/>
    <w:rsid w:val="0038113C"/>
    <w:rsid w:val="00383070"/>
    <w:rsid w:val="00383D2A"/>
    <w:rsid w:val="003842C5"/>
    <w:rsid w:val="00384502"/>
    <w:rsid w:val="003845E3"/>
    <w:rsid w:val="00384AF8"/>
    <w:rsid w:val="00385F4D"/>
    <w:rsid w:val="0038627A"/>
    <w:rsid w:val="0038688D"/>
    <w:rsid w:val="00387077"/>
    <w:rsid w:val="003872D3"/>
    <w:rsid w:val="0038746D"/>
    <w:rsid w:val="00387873"/>
    <w:rsid w:val="00387F53"/>
    <w:rsid w:val="00390BA7"/>
    <w:rsid w:val="00392139"/>
    <w:rsid w:val="00392234"/>
    <w:rsid w:val="00392341"/>
    <w:rsid w:val="00392D85"/>
    <w:rsid w:val="003931DF"/>
    <w:rsid w:val="00393A98"/>
    <w:rsid w:val="0039430A"/>
    <w:rsid w:val="003953C2"/>
    <w:rsid w:val="0039752C"/>
    <w:rsid w:val="00397653"/>
    <w:rsid w:val="00397972"/>
    <w:rsid w:val="003A03F5"/>
    <w:rsid w:val="003A04ED"/>
    <w:rsid w:val="003A060F"/>
    <w:rsid w:val="003A15E9"/>
    <w:rsid w:val="003A1C56"/>
    <w:rsid w:val="003A2229"/>
    <w:rsid w:val="003A2475"/>
    <w:rsid w:val="003A2981"/>
    <w:rsid w:val="003A2D02"/>
    <w:rsid w:val="003A32DE"/>
    <w:rsid w:val="003A3637"/>
    <w:rsid w:val="003A4FAE"/>
    <w:rsid w:val="003A56D5"/>
    <w:rsid w:val="003A5FEB"/>
    <w:rsid w:val="003A6195"/>
    <w:rsid w:val="003A6F04"/>
    <w:rsid w:val="003B031A"/>
    <w:rsid w:val="003B10C9"/>
    <w:rsid w:val="003B1CEC"/>
    <w:rsid w:val="003B2379"/>
    <w:rsid w:val="003B2394"/>
    <w:rsid w:val="003B3263"/>
    <w:rsid w:val="003B37CB"/>
    <w:rsid w:val="003B3D25"/>
    <w:rsid w:val="003B3F13"/>
    <w:rsid w:val="003B41B4"/>
    <w:rsid w:val="003B4786"/>
    <w:rsid w:val="003B5450"/>
    <w:rsid w:val="003B5821"/>
    <w:rsid w:val="003B5BDC"/>
    <w:rsid w:val="003B64BB"/>
    <w:rsid w:val="003B6539"/>
    <w:rsid w:val="003B69FF"/>
    <w:rsid w:val="003B6A35"/>
    <w:rsid w:val="003B7514"/>
    <w:rsid w:val="003B7C6A"/>
    <w:rsid w:val="003C00D6"/>
    <w:rsid w:val="003C0257"/>
    <w:rsid w:val="003C03D1"/>
    <w:rsid w:val="003C1512"/>
    <w:rsid w:val="003C1539"/>
    <w:rsid w:val="003C17BD"/>
    <w:rsid w:val="003C1823"/>
    <w:rsid w:val="003C246F"/>
    <w:rsid w:val="003C2A27"/>
    <w:rsid w:val="003C2CD2"/>
    <w:rsid w:val="003C418F"/>
    <w:rsid w:val="003C4FA8"/>
    <w:rsid w:val="003C5207"/>
    <w:rsid w:val="003C6B44"/>
    <w:rsid w:val="003C72B1"/>
    <w:rsid w:val="003C7DD2"/>
    <w:rsid w:val="003C7F57"/>
    <w:rsid w:val="003D039A"/>
    <w:rsid w:val="003D0460"/>
    <w:rsid w:val="003D08D9"/>
    <w:rsid w:val="003D1645"/>
    <w:rsid w:val="003D239E"/>
    <w:rsid w:val="003D3792"/>
    <w:rsid w:val="003D4062"/>
    <w:rsid w:val="003D46A0"/>
    <w:rsid w:val="003D4B1F"/>
    <w:rsid w:val="003D5B41"/>
    <w:rsid w:val="003D5CE5"/>
    <w:rsid w:val="003D6BB8"/>
    <w:rsid w:val="003D6BC5"/>
    <w:rsid w:val="003D6D36"/>
    <w:rsid w:val="003D6D3A"/>
    <w:rsid w:val="003D6F10"/>
    <w:rsid w:val="003D72C1"/>
    <w:rsid w:val="003D74E1"/>
    <w:rsid w:val="003D779E"/>
    <w:rsid w:val="003E07BF"/>
    <w:rsid w:val="003E0B2B"/>
    <w:rsid w:val="003E1553"/>
    <w:rsid w:val="003E1921"/>
    <w:rsid w:val="003E2347"/>
    <w:rsid w:val="003E274B"/>
    <w:rsid w:val="003E287C"/>
    <w:rsid w:val="003E2B0D"/>
    <w:rsid w:val="003E2C8A"/>
    <w:rsid w:val="003E3A4C"/>
    <w:rsid w:val="003E3C25"/>
    <w:rsid w:val="003E4111"/>
    <w:rsid w:val="003E6DA5"/>
    <w:rsid w:val="003E6DFD"/>
    <w:rsid w:val="003E755F"/>
    <w:rsid w:val="003E7C60"/>
    <w:rsid w:val="003E7C94"/>
    <w:rsid w:val="003E7E77"/>
    <w:rsid w:val="003F0700"/>
    <w:rsid w:val="003F0A11"/>
    <w:rsid w:val="003F1370"/>
    <w:rsid w:val="003F2135"/>
    <w:rsid w:val="003F2856"/>
    <w:rsid w:val="003F2A12"/>
    <w:rsid w:val="003F39E6"/>
    <w:rsid w:val="003F3EEE"/>
    <w:rsid w:val="003F49EE"/>
    <w:rsid w:val="003F5564"/>
    <w:rsid w:val="003F58A5"/>
    <w:rsid w:val="003F5D17"/>
    <w:rsid w:val="003F6902"/>
    <w:rsid w:val="003F7006"/>
    <w:rsid w:val="003F7259"/>
    <w:rsid w:val="003F7316"/>
    <w:rsid w:val="003F7495"/>
    <w:rsid w:val="0040080B"/>
    <w:rsid w:val="0040140D"/>
    <w:rsid w:val="00401714"/>
    <w:rsid w:val="0040191E"/>
    <w:rsid w:val="00401CE6"/>
    <w:rsid w:val="0040348F"/>
    <w:rsid w:val="00403B3B"/>
    <w:rsid w:val="0040412A"/>
    <w:rsid w:val="00404F59"/>
    <w:rsid w:val="004050F2"/>
    <w:rsid w:val="00405EC4"/>
    <w:rsid w:val="00406014"/>
    <w:rsid w:val="004062F2"/>
    <w:rsid w:val="00407585"/>
    <w:rsid w:val="0040759A"/>
    <w:rsid w:val="004077D7"/>
    <w:rsid w:val="00407B9F"/>
    <w:rsid w:val="00407E00"/>
    <w:rsid w:val="00410231"/>
    <w:rsid w:val="004103D0"/>
    <w:rsid w:val="00410A49"/>
    <w:rsid w:val="00410A71"/>
    <w:rsid w:val="00411B61"/>
    <w:rsid w:val="0041232F"/>
    <w:rsid w:val="00412CD0"/>
    <w:rsid w:val="004136A4"/>
    <w:rsid w:val="00413C68"/>
    <w:rsid w:val="00413DB0"/>
    <w:rsid w:val="00414A1D"/>
    <w:rsid w:val="00414D4E"/>
    <w:rsid w:val="0041540B"/>
    <w:rsid w:val="00415D7E"/>
    <w:rsid w:val="00416A16"/>
    <w:rsid w:val="00416AD2"/>
    <w:rsid w:val="00416CCB"/>
    <w:rsid w:val="00416E53"/>
    <w:rsid w:val="004176BC"/>
    <w:rsid w:val="00417802"/>
    <w:rsid w:val="00417AB3"/>
    <w:rsid w:val="00420290"/>
    <w:rsid w:val="004204AB"/>
    <w:rsid w:val="00421F43"/>
    <w:rsid w:val="004239A8"/>
    <w:rsid w:val="00423B8C"/>
    <w:rsid w:val="0042427C"/>
    <w:rsid w:val="00424599"/>
    <w:rsid w:val="0042481C"/>
    <w:rsid w:val="00424C4A"/>
    <w:rsid w:val="0042561B"/>
    <w:rsid w:val="00425620"/>
    <w:rsid w:val="00425751"/>
    <w:rsid w:val="00426781"/>
    <w:rsid w:val="004267EA"/>
    <w:rsid w:val="004270A6"/>
    <w:rsid w:val="004270B9"/>
    <w:rsid w:val="00427537"/>
    <w:rsid w:val="00427826"/>
    <w:rsid w:val="0043023A"/>
    <w:rsid w:val="00430720"/>
    <w:rsid w:val="0043082B"/>
    <w:rsid w:val="00430DCF"/>
    <w:rsid w:val="004312C6"/>
    <w:rsid w:val="00431758"/>
    <w:rsid w:val="00431AC3"/>
    <w:rsid w:val="0043206C"/>
    <w:rsid w:val="00433154"/>
    <w:rsid w:val="0043366E"/>
    <w:rsid w:val="00434B2B"/>
    <w:rsid w:val="00434D74"/>
    <w:rsid w:val="00434EF0"/>
    <w:rsid w:val="0043540E"/>
    <w:rsid w:val="00435413"/>
    <w:rsid w:val="00435E55"/>
    <w:rsid w:val="00436058"/>
    <w:rsid w:val="0043637C"/>
    <w:rsid w:val="00436528"/>
    <w:rsid w:val="0043657B"/>
    <w:rsid w:val="00436773"/>
    <w:rsid w:val="004373E0"/>
    <w:rsid w:val="004379A1"/>
    <w:rsid w:val="00437EEF"/>
    <w:rsid w:val="00440BE3"/>
    <w:rsid w:val="00440CD0"/>
    <w:rsid w:val="00440DC3"/>
    <w:rsid w:val="0044122B"/>
    <w:rsid w:val="00441598"/>
    <w:rsid w:val="00441C9F"/>
    <w:rsid w:val="00441E0C"/>
    <w:rsid w:val="00441FDC"/>
    <w:rsid w:val="00442BBD"/>
    <w:rsid w:val="00442E5B"/>
    <w:rsid w:val="0044303E"/>
    <w:rsid w:val="004435B2"/>
    <w:rsid w:val="004435FE"/>
    <w:rsid w:val="0044391A"/>
    <w:rsid w:val="0044413A"/>
    <w:rsid w:val="00444564"/>
    <w:rsid w:val="0044489E"/>
    <w:rsid w:val="00444C9B"/>
    <w:rsid w:val="00445920"/>
    <w:rsid w:val="00446471"/>
    <w:rsid w:val="00446741"/>
    <w:rsid w:val="00447903"/>
    <w:rsid w:val="00450021"/>
    <w:rsid w:val="0045014A"/>
    <w:rsid w:val="004501EC"/>
    <w:rsid w:val="004514C0"/>
    <w:rsid w:val="004516D3"/>
    <w:rsid w:val="00451F8A"/>
    <w:rsid w:val="00451FAA"/>
    <w:rsid w:val="004529D9"/>
    <w:rsid w:val="00453109"/>
    <w:rsid w:val="004534C8"/>
    <w:rsid w:val="00453BD1"/>
    <w:rsid w:val="00454761"/>
    <w:rsid w:val="00454EF5"/>
    <w:rsid w:val="004563A2"/>
    <w:rsid w:val="004566EB"/>
    <w:rsid w:val="004578CF"/>
    <w:rsid w:val="00460F30"/>
    <w:rsid w:val="00461A67"/>
    <w:rsid w:val="00462672"/>
    <w:rsid w:val="004630EE"/>
    <w:rsid w:val="004640BA"/>
    <w:rsid w:val="004641C3"/>
    <w:rsid w:val="00465297"/>
    <w:rsid w:val="00465B95"/>
    <w:rsid w:val="00466368"/>
    <w:rsid w:val="00466966"/>
    <w:rsid w:val="00466AC3"/>
    <w:rsid w:val="00466D80"/>
    <w:rsid w:val="00467E03"/>
    <w:rsid w:val="00467FA4"/>
    <w:rsid w:val="00470408"/>
    <w:rsid w:val="00470450"/>
    <w:rsid w:val="00470D76"/>
    <w:rsid w:val="004712A4"/>
    <w:rsid w:val="004717A2"/>
    <w:rsid w:val="00472271"/>
    <w:rsid w:val="00472D98"/>
    <w:rsid w:val="00473F29"/>
    <w:rsid w:val="004742B3"/>
    <w:rsid w:val="0047508F"/>
    <w:rsid w:val="004756AC"/>
    <w:rsid w:val="0047676A"/>
    <w:rsid w:val="004768E0"/>
    <w:rsid w:val="00476CDF"/>
    <w:rsid w:val="004776A7"/>
    <w:rsid w:val="00477F99"/>
    <w:rsid w:val="00481183"/>
    <w:rsid w:val="00481687"/>
    <w:rsid w:val="0048168F"/>
    <w:rsid w:val="00481D6B"/>
    <w:rsid w:val="00481E5C"/>
    <w:rsid w:val="00481FA4"/>
    <w:rsid w:val="004826CA"/>
    <w:rsid w:val="004828B3"/>
    <w:rsid w:val="00483684"/>
    <w:rsid w:val="004836EF"/>
    <w:rsid w:val="004837E7"/>
    <w:rsid w:val="00483E7C"/>
    <w:rsid w:val="004842C4"/>
    <w:rsid w:val="00485B8E"/>
    <w:rsid w:val="00485BCF"/>
    <w:rsid w:val="00485E32"/>
    <w:rsid w:val="0048601D"/>
    <w:rsid w:val="004860E6"/>
    <w:rsid w:val="004875C4"/>
    <w:rsid w:val="00487CD5"/>
    <w:rsid w:val="0049020E"/>
    <w:rsid w:val="004903FB"/>
    <w:rsid w:val="004907D3"/>
    <w:rsid w:val="00491BEB"/>
    <w:rsid w:val="00491E2F"/>
    <w:rsid w:val="00492D78"/>
    <w:rsid w:val="00493A77"/>
    <w:rsid w:val="004952F1"/>
    <w:rsid w:val="00495864"/>
    <w:rsid w:val="00495D76"/>
    <w:rsid w:val="0049632D"/>
    <w:rsid w:val="0049659F"/>
    <w:rsid w:val="00496B7F"/>
    <w:rsid w:val="00497A1A"/>
    <w:rsid w:val="004A0983"/>
    <w:rsid w:val="004A0BCD"/>
    <w:rsid w:val="004A0DCB"/>
    <w:rsid w:val="004A1256"/>
    <w:rsid w:val="004A1FF4"/>
    <w:rsid w:val="004A39A3"/>
    <w:rsid w:val="004A4A2F"/>
    <w:rsid w:val="004A5296"/>
    <w:rsid w:val="004A5C6A"/>
    <w:rsid w:val="004A5CF5"/>
    <w:rsid w:val="004A5DE1"/>
    <w:rsid w:val="004A72DC"/>
    <w:rsid w:val="004A781F"/>
    <w:rsid w:val="004A7D61"/>
    <w:rsid w:val="004B044A"/>
    <w:rsid w:val="004B0526"/>
    <w:rsid w:val="004B06D4"/>
    <w:rsid w:val="004B0EE5"/>
    <w:rsid w:val="004B1212"/>
    <w:rsid w:val="004B1753"/>
    <w:rsid w:val="004B2239"/>
    <w:rsid w:val="004B4E57"/>
    <w:rsid w:val="004B5032"/>
    <w:rsid w:val="004B5BC5"/>
    <w:rsid w:val="004B6C07"/>
    <w:rsid w:val="004B6C11"/>
    <w:rsid w:val="004B6CE1"/>
    <w:rsid w:val="004B6EC0"/>
    <w:rsid w:val="004B76ED"/>
    <w:rsid w:val="004C0397"/>
    <w:rsid w:val="004C0BB9"/>
    <w:rsid w:val="004C16FA"/>
    <w:rsid w:val="004C1756"/>
    <w:rsid w:val="004C1B39"/>
    <w:rsid w:val="004C1F4D"/>
    <w:rsid w:val="004C26E8"/>
    <w:rsid w:val="004C2B23"/>
    <w:rsid w:val="004C3784"/>
    <w:rsid w:val="004C42DE"/>
    <w:rsid w:val="004C4EDA"/>
    <w:rsid w:val="004C4F5F"/>
    <w:rsid w:val="004C59A5"/>
    <w:rsid w:val="004C5E91"/>
    <w:rsid w:val="004C64AD"/>
    <w:rsid w:val="004C71FF"/>
    <w:rsid w:val="004C74B9"/>
    <w:rsid w:val="004C7BE1"/>
    <w:rsid w:val="004D1ABC"/>
    <w:rsid w:val="004D1B8E"/>
    <w:rsid w:val="004D1EF8"/>
    <w:rsid w:val="004D2261"/>
    <w:rsid w:val="004D251D"/>
    <w:rsid w:val="004D3472"/>
    <w:rsid w:val="004D3DA4"/>
    <w:rsid w:val="004D4485"/>
    <w:rsid w:val="004D4765"/>
    <w:rsid w:val="004D4945"/>
    <w:rsid w:val="004D5499"/>
    <w:rsid w:val="004D5C63"/>
    <w:rsid w:val="004D6560"/>
    <w:rsid w:val="004D6CE1"/>
    <w:rsid w:val="004D7099"/>
    <w:rsid w:val="004D7234"/>
    <w:rsid w:val="004D761F"/>
    <w:rsid w:val="004E07DC"/>
    <w:rsid w:val="004E0AD0"/>
    <w:rsid w:val="004E0E43"/>
    <w:rsid w:val="004E116B"/>
    <w:rsid w:val="004E262C"/>
    <w:rsid w:val="004E2D40"/>
    <w:rsid w:val="004E2DA1"/>
    <w:rsid w:val="004E336E"/>
    <w:rsid w:val="004E3858"/>
    <w:rsid w:val="004E38A0"/>
    <w:rsid w:val="004E3CE1"/>
    <w:rsid w:val="004E4A2A"/>
    <w:rsid w:val="004E4E91"/>
    <w:rsid w:val="004E527E"/>
    <w:rsid w:val="004E58BE"/>
    <w:rsid w:val="004E5A67"/>
    <w:rsid w:val="004E6AA1"/>
    <w:rsid w:val="004E7346"/>
    <w:rsid w:val="004E770D"/>
    <w:rsid w:val="004E792B"/>
    <w:rsid w:val="004E79E9"/>
    <w:rsid w:val="004F0042"/>
    <w:rsid w:val="004F05FD"/>
    <w:rsid w:val="004F1DAA"/>
    <w:rsid w:val="004F1F94"/>
    <w:rsid w:val="004F213B"/>
    <w:rsid w:val="004F38EB"/>
    <w:rsid w:val="004F3E8B"/>
    <w:rsid w:val="004F40CB"/>
    <w:rsid w:val="004F43A6"/>
    <w:rsid w:val="004F4B30"/>
    <w:rsid w:val="004F4F62"/>
    <w:rsid w:val="004F51BF"/>
    <w:rsid w:val="004F53BF"/>
    <w:rsid w:val="004F5C55"/>
    <w:rsid w:val="004F5FFF"/>
    <w:rsid w:val="004F6562"/>
    <w:rsid w:val="004F66C6"/>
    <w:rsid w:val="004F6C23"/>
    <w:rsid w:val="004F78E5"/>
    <w:rsid w:val="004F7B50"/>
    <w:rsid w:val="004F7D89"/>
    <w:rsid w:val="0050061D"/>
    <w:rsid w:val="00500C1A"/>
    <w:rsid w:val="0050118F"/>
    <w:rsid w:val="005014E2"/>
    <w:rsid w:val="005018A4"/>
    <w:rsid w:val="00501AE1"/>
    <w:rsid w:val="00502AE6"/>
    <w:rsid w:val="00502DF7"/>
    <w:rsid w:val="005037C0"/>
    <w:rsid w:val="00504198"/>
    <w:rsid w:val="00504D51"/>
    <w:rsid w:val="00504F2F"/>
    <w:rsid w:val="00505799"/>
    <w:rsid w:val="00505FB8"/>
    <w:rsid w:val="005063A8"/>
    <w:rsid w:val="00506625"/>
    <w:rsid w:val="00506905"/>
    <w:rsid w:val="00506DB0"/>
    <w:rsid w:val="00507009"/>
    <w:rsid w:val="00507807"/>
    <w:rsid w:val="005110E1"/>
    <w:rsid w:val="005114A8"/>
    <w:rsid w:val="005116AB"/>
    <w:rsid w:val="005117BD"/>
    <w:rsid w:val="005117E8"/>
    <w:rsid w:val="00511CAC"/>
    <w:rsid w:val="00511E76"/>
    <w:rsid w:val="00512406"/>
    <w:rsid w:val="005126CD"/>
    <w:rsid w:val="00512895"/>
    <w:rsid w:val="00512C15"/>
    <w:rsid w:val="0051383D"/>
    <w:rsid w:val="00513F21"/>
    <w:rsid w:val="0051454D"/>
    <w:rsid w:val="00515248"/>
    <w:rsid w:val="00515325"/>
    <w:rsid w:val="00515417"/>
    <w:rsid w:val="00515460"/>
    <w:rsid w:val="00515488"/>
    <w:rsid w:val="00515957"/>
    <w:rsid w:val="00515CC2"/>
    <w:rsid w:val="00516E76"/>
    <w:rsid w:val="00517092"/>
    <w:rsid w:val="00517511"/>
    <w:rsid w:val="00517934"/>
    <w:rsid w:val="005201CB"/>
    <w:rsid w:val="005207CA"/>
    <w:rsid w:val="00521A46"/>
    <w:rsid w:val="00521F47"/>
    <w:rsid w:val="00521FC8"/>
    <w:rsid w:val="00522BC6"/>
    <w:rsid w:val="00523541"/>
    <w:rsid w:val="005236FD"/>
    <w:rsid w:val="00523A51"/>
    <w:rsid w:val="005241BC"/>
    <w:rsid w:val="005241DA"/>
    <w:rsid w:val="00524507"/>
    <w:rsid w:val="005247CB"/>
    <w:rsid w:val="00524855"/>
    <w:rsid w:val="00524AFE"/>
    <w:rsid w:val="00525AA8"/>
    <w:rsid w:val="00525B81"/>
    <w:rsid w:val="00525C0A"/>
    <w:rsid w:val="00525E4C"/>
    <w:rsid w:val="00525FC6"/>
    <w:rsid w:val="00525FF3"/>
    <w:rsid w:val="005265CD"/>
    <w:rsid w:val="00526874"/>
    <w:rsid w:val="005268B0"/>
    <w:rsid w:val="0052734B"/>
    <w:rsid w:val="0052758C"/>
    <w:rsid w:val="00527ACE"/>
    <w:rsid w:val="0053037E"/>
    <w:rsid w:val="00531676"/>
    <w:rsid w:val="005323BB"/>
    <w:rsid w:val="00532636"/>
    <w:rsid w:val="005326E4"/>
    <w:rsid w:val="0053273C"/>
    <w:rsid w:val="00532870"/>
    <w:rsid w:val="00532C15"/>
    <w:rsid w:val="00533632"/>
    <w:rsid w:val="005346C2"/>
    <w:rsid w:val="00535E3E"/>
    <w:rsid w:val="00536582"/>
    <w:rsid w:val="00536E67"/>
    <w:rsid w:val="005372C4"/>
    <w:rsid w:val="0053749B"/>
    <w:rsid w:val="0053753A"/>
    <w:rsid w:val="005375CE"/>
    <w:rsid w:val="0053761C"/>
    <w:rsid w:val="00537CFD"/>
    <w:rsid w:val="00540224"/>
    <w:rsid w:val="00540BBC"/>
    <w:rsid w:val="005411E8"/>
    <w:rsid w:val="00541523"/>
    <w:rsid w:val="00541C02"/>
    <w:rsid w:val="00541EDE"/>
    <w:rsid w:val="00542323"/>
    <w:rsid w:val="005428C4"/>
    <w:rsid w:val="00543479"/>
    <w:rsid w:val="00543DAE"/>
    <w:rsid w:val="0054413E"/>
    <w:rsid w:val="0054444C"/>
    <w:rsid w:val="0054445F"/>
    <w:rsid w:val="00544A60"/>
    <w:rsid w:val="00544EB5"/>
    <w:rsid w:val="00545491"/>
    <w:rsid w:val="00545E44"/>
    <w:rsid w:val="005463CD"/>
    <w:rsid w:val="005464D9"/>
    <w:rsid w:val="0054651A"/>
    <w:rsid w:val="00547524"/>
    <w:rsid w:val="00547A57"/>
    <w:rsid w:val="005510A3"/>
    <w:rsid w:val="0055153B"/>
    <w:rsid w:val="00551E58"/>
    <w:rsid w:val="00553064"/>
    <w:rsid w:val="005537EC"/>
    <w:rsid w:val="00553822"/>
    <w:rsid w:val="00554449"/>
    <w:rsid w:val="00554908"/>
    <w:rsid w:val="0055530D"/>
    <w:rsid w:val="00555C90"/>
    <w:rsid w:val="00555FB3"/>
    <w:rsid w:val="00556144"/>
    <w:rsid w:val="005569DC"/>
    <w:rsid w:val="00556B7D"/>
    <w:rsid w:val="00557572"/>
    <w:rsid w:val="0055765E"/>
    <w:rsid w:val="00561054"/>
    <w:rsid w:val="0056107B"/>
    <w:rsid w:val="00561A6A"/>
    <w:rsid w:val="0056214D"/>
    <w:rsid w:val="00562C80"/>
    <w:rsid w:val="00562D92"/>
    <w:rsid w:val="0056333C"/>
    <w:rsid w:val="00563965"/>
    <w:rsid w:val="00563A99"/>
    <w:rsid w:val="005642EB"/>
    <w:rsid w:val="005647E2"/>
    <w:rsid w:val="005666DE"/>
    <w:rsid w:val="00566BBF"/>
    <w:rsid w:val="00567870"/>
    <w:rsid w:val="00567F37"/>
    <w:rsid w:val="00570182"/>
    <w:rsid w:val="0057047F"/>
    <w:rsid w:val="00571A5F"/>
    <w:rsid w:val="00572A46"/>
    <w:rsid w:val="00575BEE"/>
    <w:rsid w:val="00576246"/>
    <w:rsid w:val="0057665A"/>
    <w:rsid w:val="005767D7"/>
    <w:rsid w:val="00576EE2"/>
    <w:rsid w:val="00577D5C"/>
    <w:rsid w:val="0058013A"/>
    <w:rsid w:val="0058058F"/>
    <w:rsid w:val="00580644"/>
    <w:rsid w:val="0058099F"/>
    <w:rsid w:val="00581223"/>
    <w:rsid w:val="00583F93"/>
    <w:rsid w:val="005842B4"/>
    <w:rsid w:val="00584CF7"/>
    <w:rsid w:val="005851E3"/>
    <w:rsid w:val="0058531E"/>
    <w:rsid w:val="00585398"/>
    <w:rsid w:val="00585A51"/>
    <w:rsid w:val="00586626"/>
    <w:rsid w:val="00586635"/>
    <w:rsid w:val="005868A8"/>
    <w:rsid w:val="0058769F"/>
    <w:rsid w:val="005879EF"/>
    <w:rsid w:val="00587A43"/>
    <w:rsid w:val="00590BC5"/>
    <w:rsid w:val="00591244"/>
    <w:rsid w:val="005912BE"/>
    <w:rsid w:val="005914F1"/>
    <w:rsid w:val="00591627"/>
    <w:rsid w:val="00591916"/>
    <w:rsid w:val="005933C3"/>
    <w:rsid w:val="0059561A"/>
    <w:rsid w:val="00596143"/>
    <w:rsid w:val="0059735A"/>
    <w:rsid w:val="005976ED"/>
    <w:rsid w:val="005977C1"/>
    <w:rsid w:val="005A0AB5"/>
    <w:rsid w:val="005A0D0E"/>
    <w:rsid w:val="005A0DEF"/>
    <w:rsid w:val="005A19BD"/>
    <w:rsid w:val="005A1F4A"/>
    <w:rsid w:val="005A2006"/>
    <w:rsid w:val="005A31C7"/>
    <w:rsid w:val="005A3825"/>
    <w:rsid w:val="005A3866"/>
    <w:rsid w:val="005A3943"/>
    <w:rsid w:val="005A437C"/>
    <w:rsid w:val="005A4395"/>
    <w:rsid w:val="005A44F7"/>
    <w:rsid w:val="005A45CB"/>
    <w:rsid w:val="005A4A78"/>
    <w:rsid w:val="005A60AB"/>
    <w:rsid w:val="005A6756"/>
    <w:rsid w:val="005A6A56"/>
    <w:rsid w:val="005A7370"/>
    <w:rsid w:val="005A7612"/>
    <w:rsid w:val="005A773A"/>
    <w:rsid w:val="005A779A"/>
    <w:rsid w:val="005A7C38"/>
    <w:rsid w:val="005A7C65"/>
    <w:rsid w:val="005B013D"/>
    <w:rsid w:val="005B0792"/>
    <w:rsid w:val="005B07A3"/>
    <w:rsid w:val="005B15D6"/>
    <w:rsid w:val="005B19E8"/>
    <w:rsid w:val="005B1E04"/>
    <w:rsid w:val="005B2298"/>
    <w:rsid w:val="005B280F"/>
    <w:rsid w:val="005B2ABD"/>
    <w:rsid w:val="005B2B92"/>
    <w:rsid w:val="005B2C10"/>
    <w:rsid w:val="005B37B5"/>
    <w:rsid w:val="005B3B0F"/>
    <w:rsid w:val="005B3C57"/>
    <w:rsid w:val="005B3EA6"/>
    <w:rsid w:val="005B51A4"/>
    <w:rsid w:val="005B51C7"/>
    <w:rsid w:val="005B52C9"/>
    <w:rsid w:val="005B5784"/>
    <w:rsid w:val="005B58A2"/>
    <w:rsid w:val="005B5BD4"/>
    <w:rsid w:val="005B5EA2"/>
    <w:rsid w:val="005B5F4C"/>
    <w:rsid w:val="005B63FE"/>
    <w:rsid w:val="005B7104"/>
    <w:rsid w:val="005B7A1F"/>
    <w:rsid w:val="005C02DB"/>
    <w:rsid w:val="005C069A"/>
    <w:rsid w:val="005C1305"/>
    <w:rsid w:val="005C236A"/>
    <w:rsid w:val="005C339F"/>
    <w:rsid w:val="005C3FE2"/>
    <w:rsid w:val="005C4072"/>
    <w:rsid w:val="005C453B"/>
    <w:rsid w:val="005C4FB0"/>
    <w:rsid w:val="005C5200"/>
    <w:rsid w:val="005C64F7"/>
    <w:rsid w:val="005C66A5"/>
    <w:rsid w:val="005C71FD"/>
    <w:rsid w:val="005C7ACC"/>
    <w:rsid w:val="005C7C89"/>
    <w:rsid w:val="005C7D46"/>
    <w:rsid w:val="005C7E62"/>
    <w:rsid w:val="005D05CE"/>
    <w:rsid w:val="005D0666"/>
    <w:rsid w:val="005D0A82"/>
    <w:rsid w:val="005D0B94"/>
    <w:rsid w:val="005D0F1E"/>
    <w:rsid w:val="005D178E"/>
    <w:rsid w:val="005D1A3F"/>
    <w:rsid w:val="005D202B"/>
    <w:rsid w:val="005D2397"/>
    <w:rsid w:val="005D296E"/>
    <w:rsid w:val="005D2C06"/>
    <w:rsid w:val="005D30A7"/>
    <w:rsid w:val="005D3C9C"/>
    <w:rsid w:val="005D4554"/>
    <w:rsid w:val="005D4865"/>
    <w:rsid w:val="005D4A71"/>
    <w:rsid w:val="005D6031"/>
    <w:rsid w:val="005D74C6"/>
    <w:rsid w:val="005D7A87"/>
    <w:rsid w:val="005D7B79"/>
    <w:rsid w:val="005E03EC"/>
    <w:rsid w:val="005E0C61"/>
    <w:rsid w:val="005E12E6"/>
    <w:rsid w:val="005E15BF"/>
    <w:rsid w:val="005E17C2"/>
    <w:rsid w:val="005E2772"/>
    <w:rsid w:val="005E2BBF"/>
    <w:rsid w:val="005E2F11"/>
    <w:rsid w:val="005E35AD"/>
    <w:rsid w:val="005E382F"/>
    <w:rsid w:val="005E3C2B"/>
    <w:rsid w:val="005E4C60"/>
    <w:rsid w:val="005E5539"/>
    <w:rsid w:val="005E5DCE"/>
    <w:rsid w:val="005E63A1"/>
    <w:rsid w:val="005E6824"/>
    <w:rsid w:val="005E70E4"/>
    <w:rsid w:val="005E7401"/>
    <w:rsid w:val="005E7857"/>
    <w:rsid w:val="005E7A55"/>
    <w:rsid w:val="005F0161"/>
    <w:rsid w:val="005F1DD2"/>
    <w:rsid w:val="005F288E"/>
    <w:rsid w:val="005F2DB5"/>
    <w:rsid w:val="005F3DC1"/>
    <w:rsid w:val="005F44BB"/>
    <w:rsid w:val="005F5031"/>
    <w:rsid w:val="005F554A"/>
    <w:rsid w:val="005F58FB"/>
    <w:rsid w:val="005F6443"/>
    <w:rsid w:val="005F64AC"/>
    <w:rsid w:val="005F6947"/>
    <w:rsid w:val="005F73C4"/>
    <w:rsid w:val="005F7F49"/>
    <w:rsid w:val="00600877"/>
    <w:rsid w:val="006008F1"/>
    <w:rsid w:val="00600C99"/>
    <w:rsid w:val="00601769"/>
    <w:rsid w:val="00601FBA"/>
    <w:rsid w:val="00602161"/>
    <w:rsid w:val="0060221A"/>
    <w:rsid w:val="006027DC"/>
    <w:rsid w:val="00602FA3"/>
    <w:rsid w:val="0060472E"/>
    <w:rsid w:val="006048AA"/>
    <w:rsid w:val="00604AB8"/>
    <w:rsid w:val="00605644"/>
    <w:rsid w:val="00605A34"/>
    <w:rsid w:val="00605ABE"/>
    <w:rsid w:val="00605CB9"/>
    <w:rsid w:val="006061F8"/>
    <w:rsid w:val="006067DB"/>
    <w:rsid w:val="006074F7"/>
    <w:rsid w:val="00607767"/>
    <w:rsid w:val="00607896"/>
    <w:rsid w:val="00607D62"/>
    <w:rsid w:val="00610931"/>
    <w:rsid w:val="00611B83"/>
    <w:rsid w:val="00611C6B"/>
    <w:rsid w:val="006128A2"/>
    <w:rsid w:val="00613A33"/>
    <w:rsid w:val="00613A3F"/>
    <w:rsid w:val="00613DDC"/>
    <w:rsid w:val="00614033"/>
    <w:rsid w:val="00614618"/>
    <w:rsid w:val="00614866"/>
    <w:rsid w:val="00614AAC"/>
    <w:rsid w:val="00614BB2"/>
    <w:rsid w:val="00617409"/>
    <w:rsid w:val="006208D9"/>
    <w:rsid w:val="00620F7F"/>
    <w:rsid w:val="00621245"/>
    <w:rsid w:val="0062172E"/>
    <w:rsid w:val="006218E6"/>
    <w:rsid w:val="00621BC9"/>
    <w:rsid w:val="00621D76"/>
    <w:rsid w:val="00621EE5"/>
    <w:rsid w:val="0062355C"/>
    <w:rsid w:val="006246E1"/>
    <w:rsid w:val="00624EB1"/>
    <w:rsid w:val="00625665"/>
    <w:rsid w:val="00625666"/>
    <w:rsid w:val="00625852"/>
    <w:rsid w:val="00626BB4"/>
    <w:rsid w:val="00630383"/>
    <w:rsid w:val="0063073B"/>
    <w:rsid w:val="006308F4"/>
    <w:rsid w:val="00630C22"/>
    <w:rsid w:val="006312AD"/>
    <w:rsid w:val="00631A98"/>
    <w:rsid w:val="006330F8"/>
    <w:rsid w:val="0063338C"/>
    <w:rsid w:val="00633CB3"/>
    <w:rsid w:val="00633E29"/>
    <w:rsid w:val="006341AD"/>
    <w:rsid w:val="00634A26"/>
    <w:rsid w:val="00634B83"/>
    <w:rsid w:val="00635219"/>
    <w:rsid w:val="00635666"/>
    <w:rsid w:val="00635965"/>
    <w:rsid w:val="006362C0"/>
    <w:rsid w:val="00636A43"/>
    <w:rsid w:val="00636A7E"/>
    <w:rsid w:val="00636B6B"/>
    <w:rsid w:val="0063721C"/>
    <w:rsid w:val="00637302"/>
    <w:rsid w:val="0063756C"/>
    <w:rsid w:val="00641E66"/>
    <w:rsid w:val="00642C8F"/>
    <w:rsid w:val="00642D3A"/>
    <w:rsid w:val="00642E26"/>
    <w:rsid w:val="006434F8"/>
    <w:rsid w:val="00644601"/>
    <w:rsid w:val="00644819"/>
    <w:rsid w:val="00644AFA"/>
    <w:rsid w:val="006456CA"/>
    <w:rsid w:val="00645CA3"/>
    <w:rsid w:val="006468F7"/>
    <w:rsid w:val="00650676"/>
    <w:rsid w:val="006512F2"/>
    <w:rsid w:val="00651E21"/>
    <w:rsid w:val="00652142"/>
    <w:rsid w:val="0065217E"/>
    <w:rsid w:val="006523D1"/>
    <w:rsid w:val="006527A6"/>
    <w:rsid w:val="006528AE"/>
    <w:rsid w:val="00653A04"/>
    <w:rsid w:val="006541C3"/>
    <w:rsid w:val="00654647"/>
    <w:rsid w:val="006558F1"/>
    <w:rsid w:val="0065594C"/>
    <w:rsid w:val="0065795E"/>
    <w:rsid w:val="00657C27"/>
    <w:rsid w:val="00657EC0"/>
    <w:rsid w:val="00660185"/>
    <w:rsid w:val="0066036B"/>
    <w:rsid w:val="00660E2F"/>
    <w:rsid w:val="0066196D"/>
    <w:rsid w:val="00662199"/>
    <w:rsid w:val="0066310C"/>
    <w:rsid w:val="006634B6"/>
    <w:rsid w:val="00663D31"/>
    <w:rsid w:val="006645C9"/>
    <w:rsid w:val="00664D0A"/>
    <w:rsid w:val="00664DD2"/>
    <w:rsid w:val="00664EBA"/>
    <w:rsid w:val="006651C4"/>
    <w:rsid w:val="00665F41"/>
    <w:rsid w:val="00666554"/>
    <w:rsid w:val="00666C30"/>
    <w:rsid w:val="0067017B"/>
    <w:rsid w:val="00670AA2"/>
    <w:rsid w:val="00670F91"/>
    <w:rsid w:val="0067189A"/>
    <w:rsid w:val="006719CA"/>
    <w:rsid w:val="00671F75"/>
    <w:rsid w:val="006720BC"/>
    <w:rsid w:val="006722C4"/>
    <w:rsid w:val="00673B72"/>
    <w:rsid w:val="00673B73"/>
    <w:rsid w:val="00673E9E"/>
    <w:rsid w:val="00674106"/>
    <w:rsid w:val="00675116"/>
    <w:rsid w:val="0067555F"/>
    <w:rsid w:val="00675594"/>
    <w:rsid w:val="006755CC"/>
    <w:rsid w:val="006757A5"/>
    <w:rsid w:val="00675AB9"/>
    <w:rsid w:val="00675E6E"/>
    <w:rsid w:val="0067633B"/>
    <w:rsid w:val="00676F52"/>
    <w:rsid w:val="00676FDD"/>
    <w:rsid w:val="0067703B"/>
    <w:rsid w:val="00677242"/>
    <w:rsid w:val="00677845"/>
    <w:rsid w:val="00677E8D"/>
    <w:rsid w:val="00677F72"/>
    <w:rsid w:val="006802C1"/>
    <w:rsid w:val="00680304"/>
    <w:rsid w:val="00680C96"/>
    <w:rsid w:val="00681106"/>
    <w:rsid w:val="0068131B"/>
    <w:rsid w:val="00681381"/>
    <w:rsid w:val="00681813"/>
    <w:rsid w:val="00681ED4"/>
    <w:rsid w:val="006821F2"/>
    <w:rsid w:val="006827AA"/>
    <w:rsid w:val="006837F9"/>
    <w:rsid w:val="00683862"/>
    <w:rsid w:val="00683A52"/>
    <w:rsid w:val="00683D03"/>
    <w:rsid w:val="0068401E"/>
    <w:rsid w:val="00685512"/>
    <w:rsid w:val="00685BF2"/>
    <w:rsid w:val="00686598"/>
    <w:rsid w:val="006866C8"/>
    <w:rsid w:val="00686F7F"/>
    <w:rsid w:val="006871CA"/>
    <w:rsid w:val="00687582"/>
    <w:rsid w:val="00687915"/>
    <w:rsid w:val="006902C2"/>
    <w:rsid w:val="0069083A"/>
    <w:rsid w:val="00690CEC"/>
    <w:rsid w:val="00691599"/>
    <w:rsid w:val="006924A9"/>
    <w:rsid w:val="00692793"/>
    <w:rsid w:val="00692D08"/>
    <w:rsid w:val="00692D4F"/>
    <w:rsid w:val="00693963"/>
    <w:rsid w:val="00693A9C"/>
    <w:rsid w:val="00693AFB"/>
    <w:rsid w:val="0069434B"/>
    <w:rsid w:val="0069475B"/>
    <w:rsid w:val="00695091"/>
    <w:rsid w:val="00695360"/>
    <w:rsid w:val="0069598F"/>
    <w:rsid w:val="00695B0C"/>
    <w:rsid w:val="00696844"/>
    <w:rsid w:val="00696EEA"/>
    <w:rsid w:val="00697C87"/>
    <w:rsid w:val="00697C8D"/>
    <w:rsid w:val="00697D63"/>
    <w:rsid w:val="00697E13"/>
    <w:rsid w:val="006A1B56"/>
    <w:rsid w:val="006A22F9"/>
    <w:rsid w:val="006A2754"/>
    <w:rsid w:val="006A28FB"/>
    <w:rsid w:val="006A2B94"/>
    <w:rsid w:val="006A2E64"/>
    <w:rsid w:val="006A34EB"/>
    <w:rsid w:val="006A3559"/>
    <w:rsid w:val="006A4492"/>
    <w:rsid w:val="006A4B8F"/>
    <w:rsid w:val="006A4CBC"/>
    <w:rsid w:val="006A531B"/>
    <w:rsid w:val="006A7213"/>
    <w:rsid w:val="006A73FA"/>
    <w:rsid w:val="006A7462"/>
    <w:rsid w:val="006A7530"/>
    <w:rsid w:val="006A7FC6"/>
    <w:rsid w:val="006B035B"/>
    <w:rsid w:val="006B086B"/>
    <w:rsid w:val="006B15F3"/>
    <w:rsid w:val="006B1FA9"/>
    <w:rsid w:val="006B239C"/>
    <w:rsid w:val="006B2C02"/>
    <w:rsid w:val="006B2EC0"/>
    <w:rsid w:val="006B2FA8"/>
    <w:rsid w:val="006B3B5C"/>
    <w:rsid w:val="006B3DA8"/>
    <w:rsid w:val="006B3EB1"/>
    <w:rsid w:val="006B4A13"/>
    <w:rsid w:val="006B50AD"/>
    <w:rsid w:val="006B50B9"/>
    <w:rsid w:val="006B52D6"/>
    <w:rsid w:val="006B69F9"/>
    <w:rsid w:val="006B6B45"/>
    <w:rsid w:val="006B73A8"/>
    <w:rsid w:val="006B7901"/>
    <w:rsid w:val="006C0AE5"/>
    <w:rsid w:val="006C0CC0"/>
    <w:rsid w:val="006C0DC7"/>
    <w:rsid w:val="006C0F7C"/>
    <w:rsid w:val="006C0FAB"/>
    <w:rsid w:val="006C38BD"/>
    <w:rsid w:val="006C58A8"/>
    <w:rsid w:val="006C625F"/>
    <w:rsid w:val="006C659F"/>
    <w:rsid w:val="006C738A"/>
    <w:rsid w:val="006C7F4F"/>
    <w:rsid w:val="006D193E"/>
    <w:rsid w:val="006D1E84"/>
    <w:rsid w:val="006D2429"/>
    <w:rsid w:val="006D28D1"/>
    <w:rsid w:val="006D3B27"/>
    <w:rsid w:val="006D3DA3"/>
    <w:rsid w:val="006D424F"/>
    <w:rsid w:val="006D425D"/>
    <w:rsid w:val="006D452A"/>
    <w:rsid w:val="006D4932"/>
    <w:rsid w:val="006D52EA"/>
    <w:rsid w:val="006D5E2E"/>
    <w:rsid w:val="006D613E"/>
    <w:rsid w:val="006D6C40"/>
    <w:rsid w:val="006D7502"/>
    <w:rsid w:val="006D7E67"/>
    <w:rsid w:val="006E0AE9"/>
    <w:rsid w:val="006E11D6"/>
    <w:rsid w:val="006E2C0A"/>
    <w:rsid w:val="006E30A9"/>
    <w:rsid w:val="006E3103"/>
    <w:rsid w:val="006E40ED"/>
    <w:rsid w:val="006E4787"/>
    <w:rsid w:val="006E49C8"/>
    <w:rsid w:val="006E4A8A"/>
    <w:rsid w:val="006E56E4"/>
    <w:rsid w:val="006E5B26"/>
    <w:rsid w:val="006E6C7A"/>
    <w:rsid w:val="006E7297"/>
    <w:rsid w:val="006E7784"/>
    <w:rsid w:val="006E79EF"/>
    <w:rsid w:val="006F04F8"/>
    <w:rsid w:val="006F0F8C"/>
    <w:rsid w:val="006F1731"/>
    <w:rsid w:val="006F1943"/>
    <w:rsid w:val="006F1BC6"/>
    <w:rsid w:val="006F1E86"/>
    <w:rsid w:val="006F22E4"/>
    <w:rsid w:val="006F33CB"/>
    <w:rsid w:val="006F367E"/>
    <w:rsid w:val="006F384D"/>
    <w:rsid w:val="006F50B5"/>
    <w:rsid w:val="006F5482"/>
    <w:rsid w:val="006F5D5F"/>
    <w:rsid w:val="006F614E"/>
    <w:rsid w:val="006F61E1"/>
    <w:rsid w:val="006F6A06"/>
    <w:rsid w:val="006F77CC"/>
    <w:rsid w:val="00700549"/>
    <w:rsid w:val="00700EE4"/>
    <w:rsid w:val="0070161A"/>
    <w:rsid w:val="0070225A"/>
    <w:rsid w:val="007023DA"/>
    <w:rsid w:val="00702F04"/>
    <w:rsid w:val="0070321B"/>
    <w:rsid w:val="00703318"/>
    <w:rsid w:val="0070364B"/>
    <w:rsid w:val="00704049"/>
    <w:rsid w:val="00704805"/>
    <w:rsid w:val="00704CE4"/>
    <w:rsid w:val="00705917"/>
    <w:rsid w:val="007059A6"/>
    <w:rsid w:val="00705E29"/>
    <w:rsid w:val="00707200"/>
    <w:rsid w:val="00707363"/>
    <w:rsid w:val="00707575"/>
    <w:rsid w:val="007100D7"/>
    <w:rsid w:val="00710548"/>
    <w:rsid w:val="00710B3F"/>
    <w:rsid w:val="007112CD"/>
    <w:rsid w:val="00711A9F"/>
    <w:rsid w:val="00712776"/>
    <w:rsid w:val="00712ABB"/>
    <w:rsid w:val="0071322A"/>
    <w:rsid w:val="007132EC"/>
    <w:rsid w:val="0071330E"/>
    <w:rsid w:val="007139B6"/>
    <w:rsid w:val="00713ACD"/>
    <w:rsid w:val="0071420F"/>
    <w:rsid w:val="0071488F"/>
    <w:rsid w:val="0071491A"/>
    <w:rsid w:val="00714F35"/>
    <w:rsid w:val="00714FE0"/>
    <w:rsid w:val="007160C9"/>
    <w:rsid w:val="007163FA"/>
    <w:rsid w:val="0071692C"/>
    <w:rsid w:val="00716A0E"/>
    <w:rsid w:val="00716B66"/>
    <w:rsid w:val="00716D15"/>
    <w:rsid w:val="00717468"/>
    <w:rsid w:val="00717AFA"/>
    <w:rsid w:val="00717BAF"/>
    <w:rsid w:val="007202C2"/>
    <w:rsid w:val="00720359"/>
    <w:rsid w:val="00720C6E"/>
    <w:rsid w:val="00721D02"/>
    <w:rsid w:val="00721F81"/>
    <w:rsid w:val="00721F89"/>
    <w:rsid w:val="007225B6"/>
    <w:rsid w:val="00722D92"/>
    <w:rsid w:val="00722DC6"/>
    <w:rsid w:val="00723E48"/>
    <w:rsid w:val="00724147"/>
    <w:rsid w:val="0072434E"/>
    <w:rsid w:val="0072493D"/>
    <w:rsid w:val="00725404"/>
    <w:rsid w:val="007257DD"/>
    <w:rsid w:val="00725FFD"/>
    <w:rsid w:val="00726857"/>
    <w:rsid w:val="0072694B"/>
    <w:rsid w:val="00726CB2"/>
    <w:rsid w:val="00726D02"/>
    <w:rsid w:val="00727459"/>
    <w:rsid w:val="00727544"/>
    <w:rsid w:val="0072784E"/>
    <w:rsid w:val="00727DE4"/>
    <w:rsid w:val="0073145D"/>
    <w:rsid w:val="00731495"/>
    <w:rsid w:val="00732095"/>
    <w:rsid w:val="007323DA"/>
    <w:rsid w:val="00733478"/>
    <w:rsid w:val="00733FC5"/>
    <w:rsid w:val="007345CB"/>
    <w:rsid w:val="00734757"/>
    <w:rsid w:val="0073570C"/>
    <w:rsid w:val="007359E2"/>
    <w:rsid w:val="00736970"/>
    <w:rsid w:val="00736FCB"/>
    <w:rsid w:val="00736FF3"/>
    <w:rsid w:val="00737CE1"/>
    <w:rsid w:val="0074067A"/>
    <w:rsid w:val="007406D6"/>
    <w:rsid w:val="00741BEA"/>
    <w:rsid w:val="00742B8E"/>
    <w:rsid w:val="00742E9F"/>
    <w:rsid w:val="00743A49"/>
    <w:rsid w:val="0074410B"/>
    <w:rsid w:val="00744451"/>
    <w:rsid w:val="0074492B"/>
    <w:rsid w:val="00744DD7"/>
    <w:rsid w:val="0074573D"/>
    <w:rsid w:val="007457BB"/>
    <w:rsid w:val="007462F5"/>
    <w:rsid w:val="00746513"/>
    <w:rsid w:val="00746948"/>
    <w:rsid w:val="007469EE"/>
    <w:rsid w:val="00746E53"/>
    <w:rsid w:val="007473C3"/>
    <w:rsid w:val="007512AE"/>
    <w:rsid w:val="00752309"/>
    <w:rsid w:val="00752755"/>
    <w:rsid w:val="00752F12"/>
    <w:rsid w:val="00753B6C"/>
    <w:rsid w:val="00753C8E"/>
    <w:rsid w:val="0075459B"/>
    <w:rsid w:val="00754605"/>
    <w:rsid w:val="00754B92"/>
    <w:rsid w:val="0075582B"/>
    <w:rsid w:val="0075587B"/>
    <w:rsid w:val="0075615C"/>
    <w:rsid w:val="00756EA9"/>
    <w:rsid w:val="0075703D"/>
    <w:rsid w:val="00757633"/>
    <w:rsid w:val="00760AF6"/>
    <w:rsid w:val="00760B9E"/>
    <w:rsid w:val="0076120E"/>
    <w:rsid w:val="00761551"/>
    <w:rsid w:val="007617C3"/>
    <w:rsid w:val="0076213B"/>
    <w:rsid w:val="007627A8"/>
    <w:rsid w:val="0076303F"/>
    <w:rsid w:val="0076344E"/>
    <w:rsid w:val="00763E23"/>
    <w:rsid w:val="00765272"/>
    <w:rsid w:val="00765B0D"/>
    <w:rsid w:val="00765DD0"/>
    <w:rsid w:val="00765F3F"/>
    <w:rsid w:val="00766E12"/>
    <w:rsid w:val="00767113"/>
    <w:rsid w:val="00767CF5"/>
    <w:rsid w:val="00770C11"/>
    <w:rsid w:val="0077104C"/>
    <w:rsid w:val="00771510"/>
    <w:rsid w:val="0077260C"/>
    <w:rsid w:val="0077274B"/>
    <w:rsid w:val="00772BD9"/>
    <w:rsid w:val="00772F7D"/>
    <w:rsid w:val="0077308F"/>
    <w:rsid w:val="00773CF1"/>
    <w:rsid w:val="00773D13"/>
    <w:rsid w:val="007746CD"/>
    <w:rsid w:val="00775451"/>
    <w:rsid w:val="00775D6A"/>
    <w:rsid w:val="0077619D"/>
    <w:rsid w:val="00776496"/>
    <w:rsid w:val="007769BE"/>
    <w:rsid w:val="00776F39"/>
    <w:rsid w:val="00777323"/>
    <w:rsid w:val="00777C66"/>
    <w:rsid w:val="00780466"/>
    <w:rsid w:val="00780715"/>
    <w:rsid w:val="00780733"/>
    <w:rsid w:val="007822D9"/>
    <w:rsid w:val="00782FC1"/>
    <w:rsid w:val="007831EA"/>
    <w:rsid w:val="007837CC"/>
    <w:rsid w:val="00784326"/>
    <w:rsid w:val="007849E1"/>
    <w:rsid w:val="00785DB1"/>
    <w:rsid w:val="0078624C"/>
    <w:rsid w:val="007864C4"/>
    <w:rsid w:val="00786E71"/>
    <w:rsid w:val="00790078"/>
    <w:rsid w:val="0079053E"/>
    <w:rsid w:val="00790BD8"/>
    <w:rsid w:val="007913E0"/>
    <w:rsid w:val="00791711"/>
    <w:rsid w:val="00791F60"/>
    <w:rsid w:val="007921C2"/>
    <w:rsid w:val="007926A5"/>
    <w:rsid w:val="00792745"/>
    <w:rsid w:val="00792933"/>
    <w:rsid w:val="007930B0"/>
    <w:rsid w:val="00794560"/>
    <w:rsid w:val="00794ADD"/>
    <w:rsid w:val="0079506B"/>
    <w:rsid w:val="00795314"/>
    <w:rsid w:val="0079774D"/>
    <w:rsid w:val="00797F33"/>
    <w:rsid w:val="007A0418"/>
    <w:rsid w:val="007A0BEE"/>
    <w:rsid w:val="007A0E89"/>
    <w:rsid w:val="007A12FE"/>
    <w:rsid w:val="007A14E2"/>
    <w:rsid w:val="007A1876"/>
    <w:rsid w:val="007A1CDD"/>
    <w:rsid w:val="007A26C8"/>
    <w:rsid w:val="007A2E64"/>
    <w:rsid w:val="007A32DD"/>
    <w:rsid w:val="007A357F"/>
    <w:rsid w:val="007A3B2A"/>
    <w:rsid w:val="007A3B88"/>
    <w:rsid w:val="007A453D"/>
    <w:rsid w:val="007A526B"/>
    <w:rsid w:val="007A567D"/>
    <w:rsid w:val="007A5716"/>
    <w:rsid w:val="007A6BE9"/>
    <w:rsid w:val="007A6CD3"/>
    <w:rsid w:val="007A7250"/>
    <w:rsid w:val="007A7DD9"/>
    <w:rsid w:val="007B0151"/>
    <w:rsid w:val="007B0936"/>
    <w:rsid w:val="007B09FC"/>
    <w:rsid w:val="007B17A7"/>
    <w:rsid w:val="007B180E"/>
    <w:rsid w:val="007B201F"/>
    <w:rsid w:val="007B2514"/>
    <w:rsid w:val="007B2A06"/>
    <w:rsid w:val="007B32B4"/>
    <w:rsid w:val="007B38C7"/>
    <w:rsid w:val="007B40D2"/>
    <w:rsid w:val="007B4876"/>
    <w:rsid w:val="007B4EA2"/>
    <w:rsid w:val="007B51CB"/>
    <w:rsid w:val="007B51F3"/>
    <w:rsid w:val="007B5542"/>
    <w:rsid w:val="007B55F7"/>
    <w:rsid w:val="007B57C3"/>
    <w:rsid w:val="007B6040"/>
    <w:rsid w:val="007B607B"/>
    <w:rsid w:val="007B688D"/>
    <w:rsid w:val="007B6DB5"/>
    <w:rsid w:val="007B722E"/>
    <w:rsid w:val="007B78B6"/>
    <w:rsid w:val="007C02BD"/>
    <w:rsid w:val="007C1721"/>
    <w:rsid w:val="007C1FA2"/>
    <w:rsid w:val="007C25B9"/>
    <w:rsid w:val="007C2E6D"/>
    <w:rsid w:val="007C34B2"/>
    <w:rsid w:val="007C352A"/>
    <w:rsid w:val="007C382B"/>
    <w:rsid w:val="007C3866"/>
    <w:rsid w:val="007C3B8F"/>
    <w:rsid w:val="007C473B"/>
    <w:rsid w:val="007C4F65"/>
    <w:rsid w:val="007C50F1"/>
    <w:rsid w:val="007C5B15"/>
    <w:rsid w:val="007C5F04"/>
    <w:rsid w:val="007C6227"/>
    <w:rsid w:val="007C6811"/>
    <w:rsid w:val="007C6B5A"/>
    <w:rsid w:val="007C7843"/>
    <w:rsid w:val="007C7E8A"/>
    <w:rsid w:val="007D0F0A"/>
    <w:rsid w:val="007D1E5A"/>
    <w:rsid w:val="007D1E92"/>
    <w:rsid w:val="007D2120"/>
    <w:rsid w:val="007D2159"/>
    <w:rsid w:val="007D21E0"/>
    <w:rsid w:val="007D290E"/>
    <w:rsid w:val="007D29EB"/>
    <w:rsid w:val="007D2D52"/>
    <w:rsid w:val="007D2DB6"/>
    <w:rsid w:val="007D2DFA"/>
    <w:rsid w:val="007D3E54"/>
    <w:rsid w:val="007D41C6"/>
    <w:rsid w:val="007D5448"/>
    <w:rsid w:val="007D54CC"/>
    <w:rsid w:val="007D6A51"/>
    <w:rsid w:val="007D750F"/>
    <w:rsid w:val="007E071E"/>
    <w:rsid w:val="007E0857"/>
    <w:rsid w:val="007E0C0F"/>
    <w:rsid w:val="007E1945"/>
    <w:rsid w:val="007E2F55"/>
    <w:rsid w:val="007E3CC1"/>
    <w:rsid w:val="007E55A4"/>
    <w:rsid w:val="007E57AF"/>
    <w:rsid w:val="007E59A0"/>
    <w:rsid w:val="007E5E22"/>
    <w:rsid w:val="007E62D9"/>
    <w:rsid w:val="007E6942"/>
    <w:rsid w:val="007E69D0"/>
    <w:rsid w:val="007E72B4"/>
    <w:rsid w:val="007E75ED"/>
    <w:rsid w:val="007E7E98"/>
    <w:rsid w:val="007E7EED"/>
    <w:rsid w:val="007F0545"/>
    <w:rsid w:val="007F0E5C"/>
    <w:rsid w:val="007F1344"/>
    <w:rsid w:val="007F14AD"/>
    <w:rsid w:val="007F1BCA"/>
    <w:rsid w:val="007F2617"/>
    <w:rsid w:val="007F277F"/>
    <w:rsid w:val="007F2E50"/>
    <w:rsid w:val="007F394D"/>
    <w:rsid w:val="007F3EAC"/>
    <w:rsid w:val="007F3F5B"/>
    <w:rsid w:val="007F55C1"/>
    <w:rsid w:val="007F5872"/>
    <w:rsid w:val="007F687E"/>
    <w:rsid w:val="007F6E70"/>
    <w:rsid w:val="007F700A"/>
    <w:rsid w:val="007F72EF"/>
    <w:rsid w:val="007F77CC"/>
    <w:rsid w:val="007F7A40"/>
    <w:rsid w:val="008000F0"/>
    <w:rsid w:val="008006C5"/>
    <w:rsid w:val="008007F0"/>
    <w:rsid w:val="008010EC"/>
    <w:rsid w:val="0080151B"/>
    <w:rsid w:val="00801CE7"/>
    <w:rsid w:val="00801D62"/>
    <w:rsid w:val="00801F13"/>
    <w:rsid w:val="00803071"/>
    <w:rsid w:val="008033F8"/>
    <w:rsid w:val="00803E01"/>
    <w:rsid w:val="0080419B"/>
    <w:rsid w:val="008044BF"/>
    <w:rsid w:val="0080454F"/>
    <w:rsid w:val="00804AA9"/>
    <w:rsid w:val="0080538A"/>
    <w:rsid w:val="008073A3"/>
    <w:rsid w:val="00807405"/>
    <w:rsid w:val="00807A02"/>
    <w:rsid w:val="00807D9F"/>
    <w:rsid w:val="0081068A"/>
    <w:rsid w:val="00811553"/>
    <w:rsid w:val="008119E5"/>
    <w:rsid w:val="00811B06"/>
    <w:rsid w:val="00811EFD"/>
    <w:rsid w:val="008123FC"/>
    <w:rsid w:val="008127AD"/>
    <w:rsid w:val="00813363"/>
    <w:rsid w:val="00814526"/>
    <w:rsid w:val="008150C1"/>
    <w:rsid w:val="00816103"/>
    <w:rsid w:val="008161A1"/>
    <w:rsid w:val="00816E21"/>
    <w:rsid w:val="00817028"/>
    <w:rsid w:val="008172BB"/>
    <w:rsid w:val="00817579"/>
    <w:rsid w:val="00820D62"/>
    <w:rsid w:val="00820DF9"/>
    <w:rsid w:val="0082101D"/>
    <w:rsid w:val="00821407"/>
    <w:rsid w:val="00821651"/>
    <w:rsid w:val="0082324B"/>
    <w:rsid w:val="00824633"/>
    <w:rsid w:val="0082479B"/>
    <w:rsid w:val="00824E35"/>
    <w:rsid w:val="008256CA"/>
    <w:rsid w:val="00825BCB"/>
    <w:rsid w:val="00825F22"/>
    <w:rsid w:val="00826194"/>
    <w:rsid w:val="0082735C"/>
    <w:rsid w:val="0082754F"/>
    <w:rsid w:val="008276DE"/>
    <w:rsid w:val="008279CD"/>
    <w:rsid w:val="00827BDD"/>
    <w:rsid w:val="008303A3"/>
    <w:rsid w:val="0083089E"/>
    <w:rsid w:val="008308A9"/>
    <w:rsid w:val="0083163B"/>
    <w:rsid w:val="008327D9"/>
    <w:rsid w:val="008328A6"/>
    <w:rsid w:val="00832B57"/>
    <w:rsid w:val="00833583"/>
    <w:rsid w:val="00833A6F"/>
    <w:rsid w:val="00833ECC"/>
    <w:rsid w:val="008351BC"/>
    <w:rsid w:val="00835371"/>
    <w:rsid w:val="008357ED"/>
    <w:rsid w:val="00836186"/>
    <w:rsid w:val="008367C3"/>
    <w:rsid w:val="00836990"/>
    <w:rsid w:val="008369BD"/>
    <w:rsid w:val="00836A38"/>
    <w:rsid w:val="00836CB6"/>
    <w:rsid w:val="008377FA"/>
    <w:rsid w:val="00837EC6"/>
    <w:rsid w:val="00840562"/>
    <w:rsid w:val="00840604"/>
    <w:rsid w:val="00840A92"/>
    <w:rsid w:val="00840C90"/>
    <w:rsid w:val="00841264"/>
    <w:rsid w:val="008423A5"/>
    <w:rsid w:val="0084268F"/>
    <w:rsid w:val="00842A83"/>
    <w:rsid w:val="00842B18"/>
    <w:rsid w:val="00842F44"/>
    <w:rsid w:val="0084307F"/>
    <w:rsid w:val="0084380C"/>
    <w:rsid w:val="008439DB"/>
    <w:rsid w:val="00843BD1"/>
    <w:rsid w:val="00843E36"/>
    <w:rsid w:val="00844282"/>
    <w:rsid w:val="00844600"/>
    <w:rsid w:val="00844B9F"/>
    <w:rsid w:val="00844F7E"/>
    <w:rsid w:val="00845F78"/>
    <w:rsid w:val="00846D8F"/>
    <w:rsid w:val="008472E7"/>
    <w:rsid w:val="008473C3"/>
    <w:rsid w:val="00847472"/>
    <w:rsid w:val="00847FE2"/>
    <w:rsid w:val="008500FB"/>
    <w:rsid w:val="0085163D"/>
    <w:rsid w:val="008522B9"/>
    <w:rsid w:val="00852663"/>
    <w:rsid w:val="00852E22"/>
    <w:rsid w:val="008535C4"/>
    <w:rsid w:val="00853864"/>
    <w:rsid w:val="0085451D"/>
    <w:rsid w:val="00854990"/>
    <w:rsid w:val="008553CF"/>
    <w:rsid w:val="00855E28"/>
    <w:rsid w:val="00857072"/>
    <w:rsid w:val="00857C18"/>
    <w:rsid w:val="00860332"/>
    <w:rsid w:val="0086057C"/>
    <w:rsid w:val="0086060D"/>
    <w:rsid w:val="00860824"/>
    <w:rsid w:val="00860B62"/>
    <w:rsid w:val="00860C63"/>
    <w:rsid w:val="00860E3B"/>
    <w:rsid w:val="00861998"/>
    <w:rsid w:val="00861CBB"/>
    <w:rsid w:val="00862585"/>
    <w:rsid w:val="00862587"/>
    <w:rsid w:val="00862DF9"/>
    <w:rsid w:val="00863132"/>
    <w:rsid w:val="00863388"/>
    <w:rsid w:val="00863E10"/>
    <w:rsid w:val="008648EB"/>
    <w:rsid w:val="00864B10"/>
    <w:rsid w:val="00864B8A"/>
    <w:rsid w:val="008657C4"/>
    <w:rsid w:val="008658DE"/>
    <w:rsid w:val="00865A65"/>
    <w:rsid w:val="00865F95"/>
    <w:rsid w:val="00866AAD"/>
    <w:rsid w:val="00866C4E"/>
    <w:rsid w:val="00866F79"/>
    <w:rsid w:val="0086765C"/>
    <w:rsid w:val="0086787F"/>
    <w:rsid w:val="00870FD0"/>
    <w:rsid w:val="00871210"/>
    <w:rsid w:val="00871233"/>
    <w:rsid w:val="0087178C"/>
    <w:rsid w:val="008717A5"/>
    <w:rsid w:val="008734C1"/>
    <w:rsid w:val="0087471F"/>
    <w:rsid w:val="00874770"/>
    <w:rsid w:val="00874BE0"/>
    <w:rsid w:val="00874E06"/>
    <w:rsid w:val="0087515C"/>
    <w:rsid w:val="0087516C"/>
    <w:rsid w:val="008751C4"/>
    <w:rsid w:val="008758AB"/>
    <w:rsid w:val="0087593B"/>
    <w:rsid w:val="00875E91"/>
    <w:rsid w:val="008760D5"/>
    <w:rsid w:val="0087687E"/>
    <w:rsid w:val="008768AF"/>
    <w:rsid w:val="00876FF5"/>
    <w:rsid w:val="008772D3"/>
    <w:rsid w:val="0087766D"/>
    <w:rsid w:val="008776BD"/>
    <w:rsid w:val="00877760"/>
    <w:rsid w:val="00880266"/>
    <w:rsid w:val="00880527"/>
    <w:rsid w:val="00880685"/>
    <w:rsid w:val="008807FC"/>
    <w:rsid w:val="00880AA0"/>
    <w:rsid w:val="008813B0"/>
    <w:rsid w:val="008818A3"/>
    <w:rsid w:val="008823E6"/>
    <w:rsid w:val="00882CA0"/>
    <w:rsid w:val="00883428"/>
    <w:rsid w:val="008834AD"/>
    <w:rsid w:val="008835C0"/>
    <w:rsid w:val="0088390A"/>
    <w:rsid w:val="00883BEE"/>
    <w:rsid w:val="00883D97"/>
    <w:rsid w:val="0088400C"/>
    <w:rsid w:val="0088452D"/>
    <w:rsid w:val="00884E62"/>
    <w:rsid w:val="00885505"/>
    <w:rsid w:val="0088565F"/>
    <w:rsid w:val="00885DF6"/>
    <w:rsid w:val="00886034"/>
    <w:rsid w:val="008861D7"/>
    <w:rsid w:val="0088659C"/>
    <w:rsid w:val="00886842"/>
    <w:rsid w:val="00886937"/>
    <w:rsid w:val="00886FB3"/>
    <w:rsid w:val="008873B9"/>
    <w:rsid w:val="0088757A"/>
    <w:rsid w:val="00890133"/>
    <w:rsid w:val="00890741"/>
    <w:rsid w:val="00890B52"/>
    <w:rsid w:val="00890E1E"/>
    <w:rsid w:val="008915C8"/>
    <w:rsid w:val="00891F55"/>
    <w:rsid w:val="008921A2"/>
    <w:rsid w:val="00893371"/>
    <w:rsid w:val="00893B1B"/>
    <w:rsid w:val="00893BB1"/>
    <w:rsid w:val="00894611"/>
    <w:rsid w:val="00894AA2"/>
    <w:rsid w:val="00894DBB"/>
    <w:rsid w:val="00895453"/>
    <w:rsid w:val="00895621"/>
    <w:rsid w:val="00896742"/>
    <w:rsid w:val="00896B5A"/>
    <w:rsid w:val="00897A37"/>
    <w:rsid w:val="00897B84"/>
    <w:rsid w:val="00897C58"/>
    <w:rsid w:val="008A07DB"/>
    <w:rsid w:val="008A0C0D"/>
    <w:rsid w:val="008A147E"/>
    <w:rsid w:val="008A1482"/>
    <w:rsid w:val="008A1676"/>
    <w:rsid w:val="008A1E52"/>
    <w:rsid w:val="008A24FF"/>
    <w:rsid w:val="008A2A67"/>
    <w:rsid w:val="008A33CA"/>
    <w:rsid w:val="008A3612"/>
    <w:rsid w:val="008A3B5A"/>
    <w:rsid w:val="008A4CE5"/>
    <w:rsid w:val="008A4F42"/>
    <w:rsid w:val="008A5120"/>
    <w:rsid w:val="008A597A"/>
    <w:rsid w:val="008A59B0"/>
    <w:rsid w:val="008A5DF7"/>
    <w:rsid w:val="008A5E09"/>
    <w:rsid w:val="008A6BA4"/>
    <w:rsid w:val="008A6DA6"/>
    <w:rsid w:val="008A7244"/>
    <w:rsid w:val="008A7512"/>
    <w:rsid w:val="008B0613"/>
    <w:rsid w:val="008B087E"/>
    <w:rsid w:val="008B08AF"/>
    <w:rsid w:val="008B1213"/>
    <w:rsid w:val="008B16A1"/>
    <w:rsid w:val="008B16AA"/>
    <w:rsid w:val="008B1D5F"/>
    <w:rsid w:val="008B21F7"/>
    <w:rsid w:val="008B2452"/>
    <w:rsid w:val="008B2CA4"/>
    <w:rsid w:val="008B2EC2"/>
    <w:rsid w:val="008B2F60"/>
    <w:rsid w:val="008B2FF3"/>
    <w:rsid w:val="008B319F"/>
    <w:rsid w:val="008B3ECA"/>
    <w:rsid w:val="008B47AD"/>
    <w:rsid w:val="008B4D71"/>
    <w:rsid w:val="008B513B"/>
    <w:rsid w:val="008B54AD"/>
    <w:rsid w:val="008B5BAC"/>
    <w:rsid w:val="008B6437"/>
    <w:rsid w:val="008B65EF"/>
    <w:rsid w:val="008B6D02"/>
    <w:rsid w:val="008B6ED3"/>
    <w:rsid w:val="008B778C"/>
    <w:rsid w:val="008B7A06"/>
    <w:rsid w:val="008C0594"/>
    <w:rsid w:val="008C16F9"/>
    <w:rsid w:val="008C1819"/>
    <w:rsid w:val="008C1B7F"/>
    <w:rsid w:val="008C1BF1"/>
    <w:rsid w:val="008C1E54"/>
    <w:rsid w:val="008C246C"/>
    <w:rsid w:val="008C2C7D"/>
    <w:rsid w:val="008C2CFF"/>
    <w:rsid w:val="008C2D00"/>
    <w:rsid w:val="008C34AC"/>
    <w:rsid w:val="008C383A"/>
    <w:rsid w:val="008C3D3E"/>
    <w:rsid w:val="008C4551"/>
    <w:rsid w:val="008C4E17"/>
    <w:rsid w:val="008C58D3"/>
    <w:rsid w:val="008C73C3"/>
    <w:rsid w:val="008C75BB"/>
    <w:rsid w:val="008C7924"/>
    <w:rsid w:val="008D09A2"/>
    <w:rsid w:val="008D0BEB"/>
    <w:rsid w:val="008D0CF2"/>
    <w:rsid w:val="008D0F52"/>
    <w:rsid w:val="008D113F"/>
    <w:rsid w:val="008D184E"/>
    <w:rsid w:val="008D1AE0"/>
    <w:rsid w:val="008D24B2"/>
    <w:rsid w:val="008D28C0"/>
    <w:rsid w:val="008D2F9B"/>
    <w:rsid w:val="008D40A8"/>
    <w:rsid w:val="008D46F0"/>
    <w:rsid w:val="008D4B15"/>
    <w:rsid w:val="008D4F45"/>
    <w:rsid w:val="008D5124"/>
    <w:rsid w:val="008D5B92"/>
    <w:rsid w:val="008D6412"/>
    <w:rsid w:val="008D68C2"/>
    <w:rsid w:val="008E0829"/>
    <w:rsid w:val="008E0862"/>
    <w:rsid w:val="008E0E9F"/>
    <w:rsid w:val="008E1478"/>
    <w:rsid w:val="008E20D4"/>
    <w:rsid w:val="008E2336"/>
    <w:rsid w:val="008E2800"/>
    <w:rsid w:val="008E43CE"/>
    <w:rsid w:val="008E48EC"/>
    <w:rsid w:val="008E4AD1"/>
    <w:rsid w:val="008E50C7"/>
    <w:rsid w:val="008E62C2"/>
    <w:rsid w:val="008E6578"/>
    <w:rsid w:val="008E6B0E"/>
    <w:rsid w:val="008E73BD"/>
    <w:rsid w:val="008E7AF0"/>
    <w:rsid w:val="008E7B2F"/>
    <w:rsid w:val="008F08A3"/>
    <w:rsid w:val="008F0E70"/>
    <w:rsid w:val="008F1145"/>
    <w:rsid w:val="008F1186"/>
    <w:rsid w:val="008F14B3"/>
    <w:rsid w:val="008F1734"/>
    <w:rsid w:val="008F230F"/>
    <w:rsid w:val="008F2404"/>
    <w:rsid w:val="008F2566"/>
    <w:rsid w:val="008F2D96"/>
    <w:rsid w:val="008F3F9A"/>
    <w:rsid w:val="008F47E7"/>
    <w:rsid w:val="008F4D73"/>
    <w:rsid w:val="008F5291"/>
    <w:rsid w:val="008F536B"/>
    <w:rsid w:val="008F5D73"/>
    <w:rsid w:val="008F61C6"/>
    <w:rsid w:val="008F6701"/>
    <w:rsid w:val="008F70D5"/>
    <w:rsid w:val="008F7618"/>
    <w:rsid w:val="008F79E0"/>
    <w:rsid w:val="008F7DA3"/>
    <w:rsid w:val="0090012A"/>
    <w:rsid w:val="00900518"/>
    <w:rsid w:val="0090121B"/>
    <w:rsid w:val="00901A9F"/>
    <w:rsid w:val="00901B65"/>
    <w:rsid w:val="00901F80"/>
    <w:rsid w:val="00903764"/>
    <w:rsid w:val="00903B12"/>
    <w:rsid w:val="00905279"/>
    <w:rsid w:val="0090542E"/>
    <w:rsid w:val="00905573"/>
    <w:rsid w:val="00905E4D"/>
    <w:rsid w:val="0090613D"/>
    <w:rsid w:val="0090670E"/>
    <w:rsid w:val="00910CBD"/>
    <w:rsid w:val="00911A2E"/>
    <w:rsid w:val="00912284"/>
    <w:rsid w:val="00912524"/>
    <w:rsid w:val="00912C46"/>
    <w:rsid w:val="00912C91"/>
    <w:rsid w:val="009137F0"/>
    <w:rsid w:val="009139B7"/>
    <w:rsid w:val="00913FD0"/>
    <w:rsid w:val="00914E15"/>
    <w:rsid w:val="00914EC8"/>
    <w:rsid w:val="00915CC2"/>
    <w:rsid w:val="00916019"/>
    <w:rsid w:val="0091715F"/>
    <w:rsid w:val="0091734A"/>
    <w:rsid w:val="00920379"/>
    <w:rsid w:val="0092045B"/>
    <w:rsid w:val="00920467"/>
    <w:rsid w:val="009207A0"/>
    <w:rsid w:val="009207B3"/>
    <w:rsid w:val="00921222"/>
    <w:rsid w:val="0092165E"/>
    <w:rsid w:val="00921FE9"/>
    <w:rsid w:val="009228E4"/>
    <w:rsid w:val="009229C8"/>
    <w:rsid w:val="00922A40"/>
    <w:rsid w:val="00922D29"/>
    <w:rsid w:val="00922E51"/>
    <w:rsid w:val="00923405"/>
    <w:rsid w:val="00923EBA"/>
    <w:rsid w:val="0092403F"/>
    <w:rsid w:val="009244CE"/>
    <w:rsid w:val="00924812"/>
    <w:rsid w:val="00924BE0"/>
    <w:rsid w:val="00924EB3"/>
    <w:rsid w:val="00925130"/>
    <w:rsid w:val="0092596C"/>
    <w:rsid w:val="00925B1F"/>
    <w:rsid w:val="0092635B"/>
    <w:rsid w:val="00926396"/>
    <w:rsid w:val="00926815"/>
    <w:rsid w:val="009271D3"/>
    <w:rsid w:val="009304EB"/>
    <w:rsid w:val="00931616"/>
    <w:rsid w:val="00931981"/>
    <w:rsid w:val="00931F44"/>
    <w:rsid w:val="00933316"/>
    <w:rsid w:val="0093349B"/>
    <w:rsid w:val="009336BE"/>
    <w:rsid w:val="00933B8E"/>
    <w:rsid w:val="00933F20"/>
    <w:rsid w:val="00933FA9"/>
    <w:rsid w:val="009344BB"/>
    <w:rsid w:val="00934FE8"/>
    <w:rsid w:val="00935935"/>
    <w:rsid w:val="00935BAD"/>
    <w:rsid w:val="009374C4"/>
    <w:rsid w:val="00937CA2"/>
    <w:rsid w:val="00937CEA"/>
    <w:rsid w:val="00937F9B"/>
    <w:rsid w:val="0094059F"/>
    <w:rsid w:val="009406CB"/>
    <w:rsid w:val="00940B1D"/>
    <w:rsid w:val="00942003"/>
    <w:rsid w:val="0094201B"/>
    <w:rsid w:val="00942025"/>
    <w:rsid w:val="009424DD"/>
    <w:rsid w:val="00942E4F"/>
    <w:rsid w:val="009432C9"/>
    <w:rsid w:val="009434D4"/>
    <w:rsid w:val="0094391C"/>
    <w:rsid w:val="0094466F"/>
    <w:rsid w:val="00944DC8"/>
    <w:rsid w:val="0094500B"/>
    <w:rsid w:val="0094504B"/>
    <w:rsid w:val="00945505"/>
    <w:rsid w:val="009455B8"/>
    <w:rsid w:val="00946021"/>
    <w:rsid w:val="00946371"/>
    <w:rsid w:val="0095034F"/>
    <w:rsid w:val="009512D3"/>
    <w:rsid w:val="00951E9F"/>
    <w:rsid w:val="00952DA5"/>
    <w:rsid w:val="009532CC"/>
    <w:rsid w:val="0095389E"/>
    <w:rsid w:val="00954085"/>
    <w:rsid w:val="00954A9C"/>
    <w:rsid w:val="0095502F"/>
    <w:rsid w:val="00955CF1"/>
    <w:rsid w:val="00955F32"/>
    <w:rsid w:val="009561D4"/>
    <w:rsid w:val="009564C9"/>
    <w:rsid w:val="00957009"/>
    <w:rsid w:val="00957E6C"/>
    <w:rsid w:val="00957FE0"/>
    <w:rsid w:val="00961191"/>
    <w:rsid w:val="00962180"/>
    <w:rsid w:val="00962EB0"/>
    <w:rsid w:val="00964AC0"/>
    <w:rsid w:val="00964C2B"/>
    <w:rsid w:val="00965315"/>
    <w:rsid w:val="009653B5"/>
    <w:rsid w:val="00967805"/>
    <w:rsid w:val="009717BE"/>
    <w:rsid w:val="00971B51"/>
    <w:rsid w:val="00971BB1"/>
    <w:rsid w:val="009724E9"/>
    <w:rsid w:val="00972637"/>
    <w:rsid w:val="0097263B"/>
    <w:rsid w:val="00973244"/>
    <w:rsid w:val="009739E4"/>
    <w:rsid w:val="00973C30"/>
    <w:rsid w:val="00974A86"/>
    <w:rsid w:val="00974C2C"/>
    <w:rsid w:val="00974E03"/>
    <w:rsid w:val="00974F7C"/>
    <w:rsid w:val="00975307"/>
    <w:rsid w:val="0097666D"/>
    <w:rsid w:val="00976A35"/>
    <w:rsid w:val="009770DB"/>
    <w:rsid w:val="00977B1B"/>
    <w:rsid w:val="00981889"/>
    <w:rsid w:val="00981E43"/>
    <w:rsid w:val="009830D5"/>
    <w:rsid w:val="00983576"/>
    <w:rsid w:val="00984452"/>
    <w:rsid w:val="009847CF"/>
    <w:rsid w:val="00984AA0"/>
    <w:rsid w:val="00984D84"/>
    <w:rsid w:val="00984D9E"/>
    <w:rsid w:val="009852D3"/>
    <w:rsid w:val="009863E9"/>
    <w:rsid w:val="0098642D"/>
    <w:rsid w:val="009865E8"/>
    <w:rsid w:val="0098706A"/>
    <w:rsid w:val="0098768C"/>
    <w:rsid w:val="00987ADA"/>
    <w:rsid w:val="00987F75"/>
    <w:rsid w:val="009900B4"/>
    <w:rsid w:val="00990C8E"/>
    <w:rsid w:val="00990E41"/>
    <w:rsid w:val="0099151E"/>
    <w:rsid w:val="009925D5"/>
    <w:rsid w:val="009938A1"/>
    <w:rsid w:val="00993D31"/>
    <w:rsid w:val="0099449C"/>
    <w:rsid w:val="009946AB"/>
    <w:rsid w:val="00994E98"/>
    <w:rsid w:val="009951BF"/>
    <w:rsid w:val="009955C7"/>
    <w:rsid w:val="0099602C"/>
    <w:rsid w:val="0099608F"/>
    <w:rsid w:val="00996625"/>
    <w:rsid w:val="00996657"/>
    <w:rsid w:val="0099682A"/>
    <w:rsid w:val="00996837"/>
    <w:rsid w:val="0099744C"/>
    <w:rsid w:val="0099798C"/>
    <w:rsid w:val="009A042B"/>
    <w:rsid w:val="009A1A45"/>
    <w:rsid w:val="009A1A85"/>
    <w:rsid w:val="009A21A8"/>
    <w:rsid w:val="009A250E"/>
    <w:rsid w:val="009A2633"/>
    <w:rsid w:val="009A3000"/>
    <w:rsid w:val="009A3D22"/>
    <w:rsid w:val="009A4F0B"/>
    <w:rsid w:val="009A5468"/>
    <w:rsid w:val="009A5854"/>
    <w:rsid w:val="009A62B8"/>
    <w:rsid w:val="009A6601"/>
    <w:rsid w:val="009A677E"/>
    <w:rsid w:val="009A6804"/>
    <w:rsid w:val="009A6BDA"/>
    <w:rsid w:val="009A6E57"/>
    <w:rsid w:val="009A7197"/>
    <w:rsid w:val="009A76B9"/>
    <w:rsid w:val="009B07D1"/>
    <w:rsid w:val="009B0898"/>
    <w:rsid w:val="009B0CFD"/>
    <w:rsid w:val="009B13BC"/>
    <w:rsid w:val="009B13ED"/>
    <w:rsid w:val="009B1505"/>
    <w:rsid w:val="009B225B"/>
    <w:rsid w:val="009B22AD"/>
    <w:rsid w:val="009B2C60"/>
    <w:rsid w:val="009B320C"/>
    <w:rsid w:val="009B3335"/>
    <w:rsid w:val="009B391E"/>
    <w:rsid w:val="009B42F5"/>
    <w:rsid w:val="009B4656"/>
    <w:rsid w:val="009B46CA"/>
    <w:rsid w:val="009B4A07"/>
    <w:rsid w:val="009B525E"/>
    <w:rsid w:val="009B6113"/>
    <w:rsid w:val="009B6408"/>
    <w:rsid w:val="009B6595"/>
    <w:rsid w:val="009B6655"/>
    <w:rsid w:val="009B6C07"/>
    <w:rsid w:val="009B6D3D"/>
    <w:rsid w:val="009B7CE6"/>
    <w:rsid w:val="009C012B"/>
    <w:rsid w:val="009C02D9"/>
    <w:rsid w:val="009C04D3"/>
    <w:rsid w:val="009C04F4"/>
    <w:rsid w:val="009C1D53"/>
    <w:rsid w:val="009C3948"/>
    <w:rsid w:val="009C3D2A"/>
    <w:rsid w:val="009C43EE"/>
    <w:rsid w:val="009C4646"/>
    <w:rsid w:val="009C46B1"/>
    <w:rsid w:val="009C4BC9"/>
    <w:rsid w:val="009C4F9F"/>
    <w:rsid w:val="009C5186"/>
    <w:rsid w:val="009C5809"/>
    <w:rsid w:val="009C609F"/>
    <w:rsid w:val="009C66D3"/>
    <w:rsid w:val="009C6E3A"/>
    <w:rsid w:val="009C71FF"/>
    <w:rsid w:val="009C729D"/>
    <w:rsid w:val="009C7977"/>
    <w:rsid w:val="009D0E78"/>
    <w:rsid w:val="009D136E"/>
    <w:rsid w:val="009D15DF"/>
    <w:rsid w:val="009D22FD"/>
    <w:rsid w:val="009D3BAC"/>
    <w:rsid w:val="009D4A6A"/>
    <w:rsid w:val="009D51B6"/>
    <w:rsid w:val="009D574E"/>
    <w:rsid w:val="009D6CD9"/>
    <w:rsid w:val="009D6E88"/>
    <w:rsid w:val="009D770E"/>
    <w:rsid w:val="009D7B83"/>
    <w:rsid w:val="009E1C4E"/>
    <w:rsid w:val="009E21BF"/>
    <w:rsid w:val="009E2808"/>
    <w:rsid w:val="009E2C92"/>
    <w:rsid w:val="009E3136"/>
    <w:rsid w:val="009E3F66"/>
    <w:rsid w:val="009E3FFC"/>
    <w:rsid w:val="009E40B3"/>
    <w:rsid w:val="009E42B6"/>
    <w:rsid w:val="009E47DF"/>
    <w:rsid w:val="009E4A90"/>
    <w:rsid w:val="009E4E1F"/>
    <w:rsid w:val="009E54C3"/>
    <w:rsid w:val="009E55BE"/>
    <w:rsid w:val="009E5972"/>
    <w:rsid w:val="009E5A2B"/>
    <w:rsid w:val="009E5D58"/>
    <w:rsid w:val="009E608B"/>
    <w:rsid w:val="009E632F"/>
    <w:rsid w:val="009E6330"/>
    <w:rsid w:val="009E64A4"/>
    <w:rsid w:val="009E6864"/>
    <w:rsid w:val="009E6B55"/>
    <w:rsid w:val="009E6B60"/>
    <w:rsid w:val="009E6DD5"/>
    <w:rsid w:val="009E6DDF"/>
    <w:rsid w:val="009E737E"/>
    <w:rsid w:val="009E7986"/>
    <w:rsid w:val="009E7AC0"/>
    <w:rsid w:val="009E7BF9"/>
    <w:rsid w:val="009E7CFE"/>
    <w:rsid w:val="009E7E4D"/>
    <w:rsid w:val="009F025E"/>
    <w:rsid w:val="009F1540"/>
    <w:rsid w:val="009F1717"/>
    <w:rsid w:val="009F220E"/>
    <w:rsid w:val="009F266F"/>
    <w:rsid w:val="009F2CE9"/>
    <w:rsid w:val="009F319F"/>
    <w:rsid w:val="009F45C9"/>
    <w:rsid w:val="009F47B4"/>
    <w:rsid w:val="009F47D0"/>
    <w:rsid w:val="009F4FC8"/>
    <w:rsid w:val="009F5192"/>
    <w:rsid w:val="009F562A"/>
    <w:rsid w:val="009F68DA"/>
    <w:rsid w:val="00A00AA2"/>
    <w:rsid w:val="00A00B78"/>
    <w:rsid w:val="00A01814"/>
    <w:rsid w:val="00A0224F"/>
    <w:rsid w:val="00A0234E"/>
    <w:rsid w:val="00A0277F"/>
    <w:rsid w:val="00A03B0D"/>
    <w:rsid w:val="00A03EB6"/>
    <w:rsid w:val="00A040C7"/>
    <w:rsid w:val="00A04B1D"/>
    <w:rsid w:val="00A051FA"/>
    <w:rsid w:val="00A06483"/>
    <w:rsid w:val="00A06722"/>
    <w:rsid w:val="00A0764A"/>
    <w:rsid w:val="00A078EF"/>
    <w:rsid w:val="00A07E90"/>
    <w:rsid w:val="00A10E95"/>
    <w:rsid w:val="00A111CF"/>
    <w:rsid w:val="00A1183D"/>
    <w:rsid w:val="00A11C49"/>
    <w:rsid w:val="00A12B97"/>
    <w:rsid w:val="00A12D6F"/>
    <w:rsid w:val="00A12D89"/>
    <w:rsid w:val="00A13E4E"/>
    <w:rsid w:val="00A13F9B"/>
    <w:rsid w:val="00A14661"/>
    <w:rsid w:val="00A152E8"/>
    <w:rsid w:val="00A155A7"/>
    <w:rsid w:val="00A15FA7"/>
    <w:rsid w:val="00A162C6"/>
    <w:rsid w:val="00A172D0"/>
    <w:rsid w:val="00A17488"/>
    <w:rsid w:val="00A17AF1"/>
    <w:rsid w:val="00A21001"/>
    <w:rsid w:val="00A21DB3"/>
    <w:rsid w:val="00A21E7E"/>
    <w:rsid w:val="00A221B9"/>
    <w:rsid w:val="00A22619"/>
    <w:rsid w:val="00A236D9"/>
    <w:rsid w:val="00A23CC6"/>
    <w:rsid w:val="00A24741"/>
    <w:rsid w:val="00A2482F"/>
    <w:rsid w:val="00A26350"/>
    <w:rsid w:val="00A268F8"/>
    <w:rsid w:val="00A26EFD"/>
    <w:rsid w:val="00A27D92"/>
    <w:rsid w:val="00A27F6F"/>
    <w:rsid w:val="00A30634"/>
    <w:rsid w:val="00A309EA"/>
    <w:rsid w:val="00A314E0"/>
    <w:rsid w:val="00A31634"/>
    <w:rsid w:val="00A3267D"/>
    <w:rsid w:val="00A32D7E"/>
    <w:rsid w:val="00A341E2"/>
    <w:rsid w:val="00A350C5"/>
    <w:rsid w:val="00A35A69"/>
    <w:rsid w:val="00A36933"/>
    <w:rsid w:val="00A36FF9"/>
    <w:rsid w:val="00A37039"/>
    <w:rsid w:val="00A405D7"/>
    <w:rsid w:val="00A41347"/>
    <w:rsid w:val="00A41635"/>
    <w:rsid w:val="00A41F4C"/>
    <w:rsid w:val="00A41F90"/>
    <w:rsid w:val="00A4297E"/>
    <w:rsid w:val="00A42D7C"/>
    <w:rsid w:val="00A43105"/>
    <w:rsid w:val="00A452D1"/>
    <w:rsid w:val="00A47A99"/>
    <w:rsid w:val="00A50C94"/>
    <w:rsid w:val="00A512BA"/>
    <w:rsid w:val="00A514C7"/>
    <w:rsid w:val="00A5157D"/>
    <w:rsid w:val="00A51A6E"/>
    <w:rsid w:val="00A51A78"/>
    <w:rsid w:val="00A52314"/>
    <w:rsid w:val="00A52400"/>
    <w:rsid w:val="00A53779"/>
    <w:rsid w:val="00A53875"/>
    <w:rsid w:val="00A5410F"/>
    <w:rsid w:val="00A54B7C"/>
    <w:rsid w:val="00A5549A"/>
    <w:rsid w:val="00A554C5"/>
    <w:rsid w:val="00A55CDE"/>
    <w:rsid w:val="00A55F64"/>
    <w:rsid w:val="00A560B5"/>
    <w:rsid w:val="00A5716F"/>
    <w:rsid w:val="00A57E13"/>
    <w:rsid w:val="00A604DE"/>
    <w:rsid w:val="00A60C20"/>
    <w:rsid w:val="00A6186D"/>
    <w:rsid w:val="00A61ACC"/>
    <w:rsid w:val="00A6240D"/>
    <w:rsid w:val="00A62673"/>
    <w:rsid w:val="00A627A5"/>
    <w:rsid w:val="00A62867"/>
    <w:rsid w:val="00A628E0"/>
    <w:rsid w:val="00A62938"/>
    <w:rsid w:val="00A62D7A"/>
    <w:rsid w:val="00A63146"/>
    <w:rsid w:val="00A6378A"/>
    <w:rsid w:val="00A63FF1"/>
    <w:rsid w:val="00A6438F"/>
    <w:rsid w:val="00A64807"/>
    <w:rsid w:val="00A655F1"/>
    <w:rsid w:val="00A671F4"/>
    <w:rsid w:val="00A6741D"/>
    <w:rsid w:val="00A70B57"/>
    <w:rsid w:val="00A716A9"/>
    <w:rsid w:val="00A71C2B"/>
    <w:rsid w:val="00A71CC8"/>
    <w:rsid w:val="00A72398"/>
    <w:rsid w:val="00A7290A"/>
    <w:rsid w:val="00A72AE7"/>
    <w:rsid w:val="00A72B2D"/>
    <w:rsid w:val="00A7462E"/>
    <w:rsid w:val="00A74A4D"/>
    <w:rsid w:val="00A809E5"/>
    <w:rsid w:val="00A8102A"/>
    <w:rsid w:val="00A8113E"/>
    <w:rsid w:val="00A8259F"/>
    <w:rsid w:val="00A82A0B"/>
    <w:rsid w:val="00A82B30"/>
    <w:rsid w:val="00A832D6"/>
    <w:rsid w:val="00A83B4A"/>
    <w:rsid w:val="00A83E42"/>
    <w:rsid w:val="00A840F3"/>
    <w:rsid w:val="00A84517"/>
    <w:rsid w:val="00A84660"/>
    <w:rsid w:val="00A84683"/>
    <w:rsid w:val="00A84920"/>
    <w:rsid w:val="00A84959"/>
    <w:rsid w:val="00A849EB"/>
    <w:rsid w:val="00A85B78"/>
    <w:rsid w:val="00A85D76"/>
    <w:rsid w:val="00A85EC2"/>
    <w:rsid w:val="00A86A96"/>
    <w:rsid w:val="00A86B09"/>
    <w:rsid w:val="00A86FB1"/>
    <w:rsid w:val="00A876B4"/>
    <w:rsid w:val="00A879B5"/>
    <w:rsid w:val="00A9061D"/>
    <w:rsid w:val="00A91367"/>
    <w:rsid w:val="00A91E59"/>
    <w:rsid w:val="00A9225C"/>
    <w:rsid w:val="00A9299E"/>
    <w:rsid w:val="00A932AA"/>
    <w:rsid w:val="00A934E2"/>
    <w:rsid w:val="00A939FF"/>
    <w:rsid w:val="00A95F32"/>
    <w:rsid w:val="00A97B22"/>
    <w:rsid w:val="00A97FE2"/>
    <w:rsid w:val="00AA0035"/>
    <w:rsid w:val="00AA00A1"/>
    <w:rsid w:val="00AA0178"/>
    <w:rsid w:val="00AA0FD8"/>
    <w:rsid w:val="00AA1131"/>
    <w:rsid w:val="00AA2029"/>
    <w:rsid w:val="00AA2D07"/>
    <w:rsid w:val="00AA34C4"/>
    <w:rsid w:val="00AA360A"/>
    <w:rsid w:val="00AA37A3"/>
    <w:rsid w:val="00AA38B3"/>
    <w:rsid w:val="00AA3969"/>
    <w:rsid w:val="00AA47CA"/>
    <w:rsid w:val="00AA5F5D"/>
    <w:rsid w:val="00AA6829"/>
    <w:rsid w:val="00AA6920"/>
    <w:rsid w:val="00AA69A2"/>
    <w:rsid w:val="00AA6D36"/>
    <w:rsid w:val="00AA6F40"/>
    <w:rsid w:val="00AA700F"/>
    <w:rsid w:val="00AA7295"/>
    <w:rsid w:val="00AB052B"/>
    <w:rsid w:val="00AB11C5"/>
    <w:rsid w:val="00AB26E4"/>
    <w:rsid w:val="00AB2ADE"/>
    <w:rsid w:val="00AB2BAE"/>
    <w:rsid w:val="00AB2D06"/>
    <w:rsid w:val="00AB3C21"/>
    <w:rsid w:val="00AB44AF"/>
    <w:rsid w:val="00AB4677"/>
    <w:rsid w:val="00AB476D"/>
    <w:rsid w:val="00AB4AE9"/>
    <w:rsid w:val="00AB52AA"/>
    <w:rsid w:val="00AB5C7A"/>
    <w:rsid w:val="00AB5D6B"/>
    <w:rsid w:val="00AB6508"/>
    <w:rsid w:val="00AB652F"/>
    <w:rsid w:val="00AC0F59"/>
    <w:rsid w:val="00AC180F"/>
    <w:rsid w:val="00AC275E"/>
    <w:rsid w:val="00AC3327"/>
    <w:rsid w:val="00AC3A36"/>
    <w:rsid w:val="00AC3DD5"/>
    <w:rsid w:val="00AC4447"/>
    <w:rsid w:val="00AC45E4"/>
    <w:rsid w:val="00AC4710"/>
    <w:rsid w:val="00AC4881"/>
    <w:rsid w:val="00AC5073"/>
    <w:rsid w:val="00AC5701"/>
    <w:rsid w:val="00AC5758"/>
    <w:rsid w:val="00AC57CC"/>
    <w:rsid w:val="00AC5BD5"/>
    <w:rsid w:val="00AC5DE0"/>
    <w:rsid w:val="00AC5E62"/>
    <w:rsid w:val="00AC6A6C"/>
    <w:rsid w:val="00AC71E7"/>
    <w:rsid w:val="00AC7E9C"/>
    <w:rsid w:val="00AD000D"/>
    <w:rsid w:val="00AD199E"/>
    <w:rsid w:val="00AD1D72"/>
    <w:rsid w:val="00AD31E7"/>
    <w:rsid w:val="00AD33DC"/>
    <w:rsid w:val="00AD3C85"/>
    <w:rsid w:val="00AD3C8B"/>
    <w:rsid w:val="00AD3FE1"/>
    <w:rsid w:val="00AD5758"/>
    <w:rsid w:val="00AD624A"/>
    <w:rsid w:val="00AD62F0"/>
    <w:rsid w:val="00AD6522"/>
    <w:rsid w:val="00AD657A"/>
    <w:rsid w:val="00AD7283"/>
    <w:rsid w:val="00AD75CC"/>
    <w:rsid w:val="00AD7AEF"/>
    <w:rsid w:val="00AD7E88"/>
    <w:rsid w:val="00AE003E"/>
    <w:rsid w:val="00AE01B9"/>
    <w:rsid w:val="00AE042D"/>
    <w:rsid w:val="00AE1184"/>
    <w:rsid w:val="00AE1C07"/>
    <w:rsid w:val="00AE27F9"/>
    <w:rsid w:val="00AE2F8D"/>
    <w:rsid w:val="00AE2F8E"/>
    <w:rsid w:val="00AE2FAA"/>
    <w:rsid w:val="00AE3367"/>
    <w:rsid w:val="00AE33D7"/>
    <w:rsid w:val="00AE3F52"/>
    <w:rsid w:val="00AE40FF"/>
    <w:rsid w:val="00AE4448"/>
    <w:rsid w:val="00AE48F4"/>
    <w:rsid w:val="00AE49DF"/>
    <w:rsid w:val="00AE4C3B"/>
    <w:rsid w:val="00AE5222"/>
    <w:rsid w:val="00AE5346"/>
    <w:rsid w:val="00AE5596"/>
    <w:rsid w:val="00AE77CC"/>
    <w:rsid w:val="00AE7E4F"/>
    <w:rsid w:val="00AE7F35"/>
    <w:rsid w:val="00AF0180"/>
    <w:rsid w:val="00AF0912"/>
    <w:rsid w:val="00AF0D42"/>
    <w:rsid w:val="00AF104B"/>
    <w:rsid w:val="00AF185F"/>
    <w:rsid w:val="00AF1CD0"/>
    <w:rsid w:val="00AF1CD2"/>
    <w:rsid w:val="00AF1EB7"/>
    <w:rsid w:val="00AF2A79"/>
    <w:rsid w:val="00AF2EF7"/>
    <w:rsid w:val="00AF3A65"/>
    <w:rsid w:val="00AF3BDD"/>
    <w:rsid w:val="00AF3EAC"/>
    <w:rsid w:val="00AF48B8"/>
    <w:rsid w:val="00AF4DD1"/>
    <w:rsid w:val="00AF5082"/>
    <w:rsid w:val="00AF5B5F"/>
    <w:rsid w:val="00AF5B65"/>
    <w:rsid w:val="00AF68CB"/>
    <w:rsid w:val="00AF7067"/>
    <w:rsid w:val="00AF7358"/>
    <w:rsid w:val="00AF740F"/>
    <w:rsid w:val="00AF753D"/>
    <w:rsid w:val="00B0046B"/>
    <w:rsid w:val="00B00B90"/>
    <w:rsid w:val="00B00CDE"/>
    <w:rsid w:val="00B01112"/>
    <w:rsid w:val="00B0191C"/>
    <w:rsid w:val="00B01B6E"/>
    <w:rsid w:val="00B0209E"/>
    <w:rsid w:val="00B02A0D"/>
    <w:rsid w:val="00B02F52"/>
    <w:rsid w:val="00B033E2"/>
    <w:rsid w:val="00B03A6A"/>
    <w:rsid w:val="00B03B37"/>
    <w:rsid w:val="00B03B6A"/>
    <w:rsid w:val="00B04584"/>
    <w:rsid w:val="00B05183"/>
    <w:rsid w:val="00B058D8"/>
    <w:rsid w:val="00B05C7E"/>
    <w:rsid w:val="00B05F08"/>
    <w:rsid w:val="00B06156"/>
    <w:rsid w:val="00B070C2"/>
    <w:rsid w:val="00B070CD"/>
    <w:rsid w:val="00B10469"/>
    <w:rsid w:val="00B10A8F"/>
    <w:rsid w:val="00B10C30"/>
    <w:rsid w:val="00B10C82"/>
    <w:rsid w:val="00B11465"/>
    <w:rsid w:val="00B11729"/>
    <w:rsid w:val="00B11896"/>
    <w:rsid w:val="00B11DDF"/>
    <w:rsid w:val="00B12053"/>
    <w:rsid w:val="00B12070"/>
    <w:rsid w:val="00B1264A"/>
    <w:rsid w:val="00B126EF"/>
    <w:rsid w:val="00B127B5"/>
    <w:rsid w:val="00B128EC"/>
    <w:rsid w:val="00B12DFD"/>
    <w:rsid w:val="00B13194"/>
    <w:rsid w:val="00B138CD"/>
    <w:rsid w:val="00B13BB6"/>
    <w:rsid w:val="00B14120"/>
    <w:rsid w:val="00B14241"/>
    <w:rsid w:val="00B14A81"/>
    <w:rsid w:val="00B14B9A"/>
    <w:rsid w:val="00B15121"/>
    <w:rsid w:val="00B15A01"/>
    <w:rsid w:val="00B15BF9"/>
    <w:rsid w:val="00B1718E"/>
    <w:rsid w:val="00B17424"/>
    <w:rsid w:val="00B17552"/>
    <w:rsid w:val="00B17838"/>
    <w:rsid w:val="00B1791C"/>
    <w:rsid w:val="00B17B88"/>
    <w:rsid w:val="00B20158"/>
    <w:rsid w:val="00B2023A"/>
    <w:rsid w:val="00B207BD"/>
    <w:rsid w:val="00B209E2"/>
    <w:rsid w:val="00B20ED9"/>
    <w:rsid w:val="00B218D2"/>
    <w:rsid w:val="00B23F14"/>
    <w:rsid w:val="00B23FFB"/>
    <w:rsid w:val="00B250BA"/>
    <w:rsid w:val="00B25697"/>
    <w:rsid w:val="00B26381"/>
    <w:rsid w:val="00B26C55"/>
    <w:rsid w:val="00B27503"/>
    <w:rsid w:val="00B27702"/>
    <w:rsid w:val="00B30670"/>
    <w:rsid w:val="00B308DE"/>
    <w:rsid w:val="00B30940"/>
    <w:rsid w:val="00B309BC"/>
    <w:rsid w:val="00B30A0A"/>
    <w:rsid w:val="00B3123B"/>
    <w:rsid w:val="00B31696"/>
    <w:rsid w:val="00B31BFB"/>
    <w:rsid w:val="00B32424"/>
    <w:rsid w:val="00B3252C"/>
    <w:rsid w:val="00B329C2"/>
    <w:rsid w:val="00B33C18"/>
    <w:rsid w:val="00B33D1A"/>
    <w:rsid w:val="00B344E0"/>
    <w:rsid w:val="00B34E22"/>
    <w:rsid w:val="00B351A3"/>
    <w:rsid w:val="00B35A37"/>
    <w:rsid w:val="00B35F7C"/>
    <w:rsid w:val="00B36ACD"/>
    <w:rsid w:val="00B36C57"/>
    <w:rsid w:val="00B36CC7"/>
    <w:rsid w:val="00B3701A"/>
    <w:rsid w:val="00B414D0"/>
    <w:rsid w:val="00B41760"/>
    <w:rsid w:val="00B419A6"/>
    <w:rsid w:val="00B41C33"/>
    <w:rsid w:val="00B41CE2"/>
    <w:rsid w:val="00B423C5"/>
    <w:rsid w:val="00B423CB"/>
    <w:rsid w:val="00B42600"/>
    <w:rsid w:val="00B42AE7"/>
    <w:rsid w:val="00B42E29"/>
    <w:rsid w:val="00B436A9"/>
    <w:rsid w:val="00B4387C"/>
    <w:rsid w:val="00B44684"/>
    <w:rsid w:val="00B4483C"/>
    <w:rsid w:val="00B454AC"/>
    <w:rsid w:val="00B45EC7"/>
    <w:rsid w:val="00B46200"/>
    <w:rsid w:val="00B4788B"/>
    <w:rsid w:val="00B47F5B"/>
    <w:rsid w:val="00B505EB"/>
    <w:rsid w:val="00B50A38"/>
    <w:rsid w:val="00B5170A"/>
    <w:rsid w:val="00B51804"/>
    <w:rsid w:val="00B51AF5"/>
    <w:rsid w:val="00B51F12"/>
    <w:rsid w:val="00B520A7"/>
    <w:rsid w:val="00B521F5"/>
    <w:rsid w:val="00B5221F"/>
    <w:rsid w:val="00B52A74"/>
    <w:rsid w:val="00B52C43"/>
    <w:rsid w:val="00B52F30"/>
    <w:rsid w:val="00B53691"/>
    <w:rsid w:val="00B537C2"/>
    <w:rsid w:val="00B54200"/>
    <w:rsid w:val="00B54417"/>
    <w:rsid w:val="00B54C7B"/>
    <w:rsid w:val="00B554BF"/>
    <w:rsid w:val="00B55D78"/>
    <w:rsid w:val="00B5681A"/>
    <w:rsid w:val="00B56F0E"/>
    <w:rsid w:val="00B573A9"/>
    <w:rsid w:val="00B57821"/>
    <w:rsid w:val="00B5791D"/>
    <w:rsid w:val="00B6071B"/>
    <w:rsid w:val="00B608DE"/>
    <w:rsid w:val="00B60910"/>
    <w:rsid w:val="00B60AD6"/>
    <w:rsid w:val="00B611FC"/>
    <w:rsid w:val="00B6159C"/>
    <w:rsid w:val="00B61CBF"/>
    <w:rsid w:val="00B61D26"/>
    <w:rsid w:val="00B6254F"/>
    <w:rsid w:val="00B62992"/>
    <w:rsid w:val="00B62B52"/>
    <w:rsid w:val="00B63E3C"/>
    <w:rsid w:val="00B6406F"/>
    <w:rsid w:val="00B64122"/>
    <w:rsid w:val="00B660A6"/>
    <w:rsid w:val="00B66104"/>
    <w:rsid w:val="00B66970"/>
    <w:rsid w:val="00B671DF"/>
    <w:rsid w:val="00B70587"/>
    <w:rsid w:val="00B70608"/>
    <w:rsid w:val="00B70934"/>
    <w:rsid w:val="00B70C87"/>
    <w:rsid w:val="00B70E9F"/>
    <w:rsid w:val="00B721D8"/>
    <w:rsid w:val="00B72256"/>
    <w:rsid w:val="00B72533"/>
    <w:rsid w:val="00B72915"/>
    <w:rsid w:val="00B72D22"/>
    <w:rsid w:val="00B72FE0"/>
    <w:rsid w:val="00B733B5"/>
    <w:rsid w:val="00B73666"/>
    <w:rsid w:val="00B73BEA"/>
    <w:rsid w:val="00B73F58"/>
    <w:rsid w:val="00B73F8F"/>
    <w:rsid w:val="00B74978"/>
    <w:rsid w:val="00B74B0A"/>
    <w:rsid w:val="00B74B6F"/>
    <w:rsid w:val="00B754C7"/>
    <w:rsid w:val="00B75885"/>
    <w:rsid w:val="00B75950"/>
    <w:rsid w:val="00B7598F"/>
    <w:rsid w:val="00B75F3C"/>
    <w:rsid w:val="00B760C1"/>
    <w:rsid w:val="00B76962"/>
    <w:rsid w:val="00B76C21"/>
    <w:rsid w:val="00B76CA1"/>
    <w:rsid w:val="00B76FA6"/>
    <w:rsid w:val="00B777A7"/>
    <w:rsid w:val="00B77974"/>
    <w:rsid w:val="00B77A89"/>
    <w:rsid w:val="00B77FC9"/>
    <w:rsid w:val="00B803C0"/>
    <w:rsid w:val="00B804B7"/>
    <w:rsid w:val="00B80654"/>
    <w:rsid w:val="00B807B8"/>
    <w:rsid w:val="00B80E2A"/>
    <w:rsid w:val="00B81ED1"/>
    <w:rsid w:val="00B82149"/>
    <w:rsid w:val="00B834C7"/>
    <w:rsid w:val="00B837FA"/>
    <w:rsid w:val="00B84D96"/>
    <w:rsid w:val="00B84DB3"/>
    <w:rsid w:val="00B85096"/>
    <w:rsid w:val="00B85FA0"/>
    <w:rsid w:val="00B86421"/>
    <w:rsid w:val="00B86522"/>
    <w:rsid w:val="00B86775"/>
    <w:rsid w:val="00B869E7"/>
    <w:rsid w:val="00B86EA6"/>
    <w:rsid w:val="00B87524"/>
    <w:rsid w:val="00B90EC9"/>
    <w:rsid w:val="00B90F63"/>
    <w:rsid w:val="00B916CC"/>
    <w:rsid w:val="00B9175B"/>
    <w:rsid w:val="00B92D08"/>
    <w:rsid w:val="00B93130"/>
    <w:rsid w:val="00B935A4"/>
    <w:rsid w:val="00B939A8"/>
    <w:rsid w:val="00B93AF9"/>
    <w:rsid w:val="00B93DEB"/>
    <w:rsid w:val="00B94AB1"/>
    <w:rsid w:val="00B95B4D"/>
    <w:rsid w:val="00B95D82"/>
    <w:rsid w:val="00B95EEC"/>
    <w:rsid w:val="00B9621C"/>
    <w:rsid w:val="00B96293"/>
    <w:rsid w:val="00B96BB8"/>
    <w:rsid w:val="00B96C96"/>
    <w:rsid w:val="00B96E45"/>
    <w:rsid w:val="00BA0AF0"/>
    <w:rsid w:val="00BA0C89"/>
    <w:rsid w:val="00BA0FD6"/>
    <w:rsid w:val="00BA190D"/>
    <w:rsid w:val="00BA1B46"/>
    <w:rsid w:val="00BA1E2E"/>
    <w:rsid w:val="00BA36FD"/>
    <w:rsid w:val="00BA4FBE"/>
    <w:rsid w:val="00BA50C1"/>
    <w:rsid w:val="00BA5409"/>
    <w:rsid w:val="00BA714C"/>
    <w:rsid w:val="00BA75FC"/>
    <w:rsid w:val="00BB0D82"/>
    <w:rsid w:val="00BB1058"/>
    <w:rsid w:val="00BB13F9"/>
    <w:rsid w:val="00BB14D9"/>
    <w:rsid w:val="00BB1E67"/>
    <w:rsid w:val="00BB33F3"/>
    <w:rsid w:val="00BB34B3"/>
    <w:rsid w:val="00BB3BB6"/>
    <w:rsid w:val="00BB3E5C"/>
    <w:rsid w:val="00BB4B6D"/>
    <w:rsid w:val="00BB4F7F"/>
    <w:rsid w:val="00BB5133"/>
    <w:rsid w:val="00BB51D1"/>
    <w:rsid w:val="00BB5F34"/>
    <w:rsid w:val="00BB62E4"/>
    <w:rsid w:val="00BB647B"/>
    <w:rsid w:val="00BB6CA8"/>
    <w:rsid w:val="00BB7D46"/>
    <w:rsid w:val="00BB7FF6"/>
    <w:rsid w:val="00BC0C1A"/>
    <w:rsid w:val="00BC1175"/>
    <w:rsid w:val="00BC16B2"/>
    <w:rsid w:val="00BC1875"/>
    <w:rsid w:val="00BC216A"/>
    <w:rsid w:val="00BC2358"/>
    <w:rsid w:val="00BC42E5"/>
    <w:rsid w:val="00BC4699"/>
    <w:rsid w:val="00BC505D"/>
    <w:rsid w:val="00BC52FC"/>
    <w:rsid w:val="00BC565A"/>
    <w:rsid w:val="00BC641D"/>
    <w:rsid w:val="00BC655C"/>
    <w:rsid w:val="00BC6658"/>
    <w:rsid w:val="00BC7ECA"/>
    <w:rsid w:val="00BD0478"/>
    <w:rsid w:val="00BD11E8"/>
    <w:rsid w:val="00BD171E"/>
    <w:rsid w:val="00BD1842"/>
    <w:rsid w:val="00BD1CE3"/>
    <w:rsid w:val="00BD281B"/>
    <w:rsid w:val="00BD28CF"/>
    <w:rsid w:val="00BD2983"/>
    <w:rsid w:val="00BD3819"/>
    <w:rsid w:val="00BD446B"/>
    <w:rsid w:val="00BD53BF"/>
    <w:rsid w:val="00BD5BBC"/>
    <w:rsid w:val="00BD5EFE"/>
    <w:rsid w:val="00BD603C"/>
    <w:rsid w:val="00BD6264"/>
    <w:rsid w:val="00BD6516"/>
    <w:rsid w:val="00BD6C74"/>
    <w:rsid w:val="00BD7549"/>
    <w:rsid w:val="00BD7555"/>
    <w:rsid w:val="00BD757D"/>
    <w:rsid w:val="00BD759F"/>
    <w:rsid w:val="00BE0864"/>
    <w:rsid w:val="00BE094D"/>
    <w:rsid w:val="00BE0D58"/>
    <w:rsid w:val="00BE0FAC"/>
    <w:rsid w:val="00BE12C5"/>
    <w:rsid w:val="00BE15C7"/>
    <w:rsid w:val="00BE2208"/>
    <w:rsid w:val="00BE270C"/>
    <w:rsid w:val="00BE2A73"/>
    <w:rsid w:val="00BE2ADB"/>
    <w:rsid w:val="00BE36A0"/>
    <w:rsid w:val="00BE3A55"/>
    <w:rsid w:val="00BE43BF"/>
    <w:rsid w:val="00BE451F"/>
    <w:rsid w:val="00BE4E6B"/>
    <w:rsid w:val="00BE4E9C"/>
    <w:rsid w:val="00BE55CA"/>
    <w:rsid w:val="00BE602C"/>
    <w:rsid w:val="00BE6AAA"/>
    <w:rsid w:val="00BE6E69"/>
    <w:rsid w:val="00BE7278"/>
    <w:rsid w:val="00BE7449"/>
    <w:rsid w:val="00BE78BF"/>
    <w:rsid w:val="00BE7A9F"/>
    <w:rsid w:val="00BE7F4C"/>
    <w:rsid w:val="00BF02BD"/>
    <w:rsid w:val="00BF103D"/>
    <w:rsid w:val="00BF13AC"/>
    <w:rsid w:val="00BF13E8"/>
    <w:rsid w:val="00BF1463"/>
    <w:rsid w:val="00BF1F5D"/>
    <w:rsid w:val="00BF26B4"/>
    <w:rsid w:val="00BF2D0F"/>
    <w:rsid w:val="00BF34D2"/>
    <w:rsid w:val="00BF52D6"/>
    <w:rsid w:val="00BF61D5"/>
    <w:rsid w:val="00BF714F"/>
    <w:rsid w:val="00BF77E1"/>
    <w:rsid w:val="00BF7CB7"/>
    <w:rsid w:val="00C001E9"/>
    <w:rsid w:val="00C00245"/>
    <w:rsid w:val="00C00BB5"/>
    <w:rsid w:val="00C017E6"/>
    <w:rsid w:val="00C03134"/>
    <w:rsid w:val="00C04C4C"/>
    <w:rsid w:val="00C050E4"/>
    <w:rsid w:val="00C05A3B"/>
    <w:rsid w:val="00C05C3A"/>
    <w:rsid w:val="00C062C4"/>
    <w:rsid w:val="00C067B0"/>
    <w:rsid w:val="00C07617"/>
    <w:rsid w:val="00C079B6"/>
    <w:rsid w:val="00C07B30"/>
    <w:rsid w:val="00C10079"/>
    <w:rsid w:val="00C10083"/>
    <w:rsid w:val="00C10918"/>
    <w:rsid w:val="00C10BAF"/>
    <w:rsid w:val="00C10D2F"/>
    <w:rsid w:val="00C117D1"/>
    <w:rsid w:val="00C119F5"/>
    <w:rsid w:val="00C1247A"/>
    <w:rsid w:val="00C12527"/>
    <w:rsid w:val="00C12552"/>
    <w:rsid w:val="00C12989"/>
    <w:rsid w:val="00C1308A"/>
    <w:rsid w:val="00C13360"/>
    <w:rsid w:val="00C13C6E"/>
    <w:rsid w:val="00C15584"/>
    <w:rsid w:val="00C15A95"/>
    <w:rsid w:val="00C15E5B"/>
    <w:rsid w:val="00C16553"/>
    <w:rsid w:val="00C1676C"/>
    <w:rsid w:val="00C16AD8"/>
    <w:rsid w:val="00C16CD5"/>
    <w:rsid w:val="00C1748D"/>
    <w:rsid w:val="00C178E1"/>
    <w:rsid w:val="00C17EA9"/>
    <w:rsid w:val="00C214DE"/>
    <w:rsid w:val="00C215E0"/>
    <w:rsid w:val="00C23EF2"/>
    <w:rsid w:val="00C24955"/>
    <w:rsid w:val="00C25634"/>
    <w:rsid w:val="00C25F24"/>
    <w:rsid w:val="00C26755"/>
    <w:rsid w:val="00C26887"/>
    <w:rsid w:val="00C2693B"/>
    <w:rsid w:val="00C26D11"/>
    <w:rsid w:val="00C26F3D"/>
    <w:rsid w:val="00C274AE"/>
    <w:rsid w:val="00C27945"/>
    <w:rsid w:val="00C279DA"/>
    <w:rsid w:val="00C303DF"/>
    <w:rsid w:val="00C30D21"/>
    <w:rsid w:val="00C30DC1"/>
    <w:rsid w:val="00C30FA8"/>
    <w:rsid w:val="00C31969"/>
    <w:rsid w:val="00C32AD3"/>
    <w:rsid w:val="00C32B08"/>
    <w:rsid w:val="00C32DBC"/>
    <w:rsid w:val="00C33362"/>
    <w:rsid w:val="00C336D3"/>
    <w:rsid w:val="00C33A6F"/>
    <w:rsid w:val="00C34433"/>
    <w:rsid w:val="00C3466A"/>
    <w:rsid w:val="00C34FEF"/>
    <w:rsid w:val="00C351B5"/>
    <w:rsid w:val="00C3641F"/>
    <w:rsid w:val="00C36B3D"/>
    <w:rsid w:val="00C37240"/>
    <w:rsid w:val="00C37492"/>
    <w:rsid w:val="00C40824"/>
    <w:rsid w:val="00C41552"/>
    <w:rsid w:val="00C419D2"/>
    <w:rsid w:val="00C41A7D"/>
    <w:rsid w:val="00C420E4"/>
    <w:rsid w:val="00C42682"/>
    <w:rsid w:val="00C42810"/>
    <w:rsid w:val="00C42BF3"/>
    <w:rsid w:val="00C42F96"/>
    <w:rsid w:val="00C4314C"/>
    <w:rsid w:val="00C431A5"/>
    <w:rsid w:val="00C43898"/>
    <w:rsid w:val="00C43F9D"/>
    <w:rsid w:val="00C4424D"/>
    <w:rsid w:val="00C454CB"/>
    <w:rsid w:val="00C45548"/>
    <w:rsid w:val="00C455DC"/>
    <w:rsid w:val="00C46124"/>
    <w:rsid w:val="00C46E3D"/>
    <w:rsid w:val="00C475B7"/>
    <w:rsid w:val="00C50508"/>
    <w:rsid w:val="00C50BA1"/>
    <w:rsid w:val="00C514F7"/>
    <w:rsid w:val="00C51BF3"/>
    <w:rsid w:val="00C53526"/>
    <w:rsid w:val="00C53C1B"/>
    <w:rsid w:val="00C53FB9"/>
    <w:rsid w:val="00C547D6"/>
    <w:rsid w:val="00C55CB7"/>
    <w:rsid w:val="00C55E7D"/>
    <w:rsid w:val="00C564D9"/>
    <w:rsid w:val="00C567D2"/>
    <w:rsid w:val="00C56985"/>
    <w:rsid w:val="00C56C2D"/>
    <w:rsid w:val="00C57270"/>
    <w:rsid w:val="00C57B14"/>
    <w:rsid w:val="00C6122F"/>
    <w:rsid w:val="00C614CA"/>
    <w:rsid w:val="00C61C25"/>
    <w:rsid w:val="00C6231C"/>
    <w:rsid w:val="00C64032"/>
    <w:rsid w:val="00C6413A"/>
    <w:rsid w:val="00C643DB"/>
    <w:rsid w:val="00C64607"/>
    <w:rsid w:val="00C64B39"/>
    <w:rsid w:val="00C65986"/>
    <w:rsid w:val="00C666FE"/>
    <w:rsid w:val="00C6700E"/>
    <w:rsid w:val="00C67D4C"/>
    <w:rsid w:val="00C70C0D"/>
    <w:rsid w:val="00C71EA1"/>
    <w:rsid w:val="00C72514"/>
    <w:rsid w:val="00C72C83"/>
    <w:rsid w:val="00C7314E"/>
    <w:rsid w:val="00C731B9"/>
    <w:rsid w:val="00C73C4A"/>
    <w:rsid w:val="00C73DCB"/>
    <w:rsid w:val="00C741DF"/>
    <w:rsid w:val="00C74223"/>
    <w:rsid w:val="00C74A3E"/>
    <w:rsid w:val="00C74A87"/>
    <w:rsid w:val="00C75054"/>
    <w:rsid w:val="00C75341"/>
    <w:rsid w:val="00C762D4"/>
    <w:rsid w:val="00C76B14"/>
    <w:rsid w:val="00C76EB8"/>
    <w:rsid w:val="00C775F8"/>
    <w:rsid w:val="00C77DF4"/>
    <w:rsid w:val="00C77F59"/>
    <w:rsid w:val="00C80064"/>
    <w:rsid w:val="00C80297"/>
    <w:rsid w:val="00C804B5"/>
    <w:rsid w:val="00C8050E"/>
    <w:rsid w:val="00C808EC"/>
    <w:rsid w:val="00C80E45"/>
    <w:rsid w:val="00C8126A"/>
    <w:rsid w:val="00C8126F"/>
    <w:rsid w:val="00C81A1E"/>
    <w:rsid w:val="00C81A7A"/>
    <w:rsid w:val="00C81AD4"/>
    <w:rsid w:val="00C81B25"/>
    <w:rsid w:val="00C81D99"/>
    <w:rsid w:val="00C820F0"/>
    <w:rsid w:val="00C826AC"/>
    <w:rsid w:val="00C83E4B"/>
    <w:rsid w:val="00C843A1"/>
    <w:rsid w:val="00C84930"/>
    <w:rsid w:val="00C85405"/>
    <w:rsid w:val="00C8623E"/>
    <w:rsid w:val="00C866C4"/>
    <w:rsid w:val="00C86A6E"/>
    <w:rsid w:val="00C86E74"/>
    <w:rsid w:val="00C8707B"/>
    <w:rsid w:val="00C87281"/>
    <w:rsid w:val="00C87282"/>
    <w:rsid w:val="00C87FC6"/>
    <w:rsid w:val="00C903BD"/>
    <w:rsid w:val="00C91C08"/>
    <w:rsid w:val="00C9240E"/>
    <w:rsid w:val="00C92BF5"/>
    <w:rsid w:val="00C936F8"/>
    <w:rsid w:val="00C93855"/>
    <w:rsid w:val="00C94572"/>
    <w:rsid w:val="00C9459D"/>
    <w:rsid w:val="00C9491A"/>
    <w:rsid w:val="00C94951"/>
    <w:rsid w:val="00C94E96"/>
    <w:rsid w:val="00C95011"/>
    <w:rsid w:val="00C95345"/>
    <w:rsid w:val="00C9538D"/>
    <w:rsid w:val="00C9595E"/>
    <w:rsid w:val="00C95CA8"/>
    <w:rsid w:val="00C96B75"/>
    <w:rsid w:val="00C96D05"/>
    <w:rsid w:val="00C96DA9"/>
    <w:rsid w:val="00C96FDF"/>
    <w:rsid w:val="00C970BB"/>
    <w:rsid w:val="00C970D4"/>
    <w:rsid w:val="00C973CD"/>
    <w:rsid w:val="00C9752D"/>
    <w:rsid w:val="00C97540"/>
    <w:rsid w:val="00CA0C16"/>
    <w:rsid w:val="00CA102E"/>
    <w:rsid w:val="00CA1112"/>
    <w:rsid w:val="00CA151C"/>
    <w:rsid w:val="00CA2459"/>
    <w:rsid w:val="00CA2849"/>
    <w:rsid w:val="00CA2995"/>
    <w:rsid w:val="00CA2A1A"/>
    <w:rsid w:val="00CA3010"/>
    <w:rsid w:val="00CA38E7"/>
    <w:rsid w:val="00CA46F0"/>
    <w:rsid w:val="00CA494D"/>
    <w:rsid w:val="00CA4A2A"/>
    <w:rsid w:val="00CA4D20"/>
    <w:rsid w:val="00CA4ED4"/>
    <w:rsid w:val="00CA51B6"/>
    <w:rsid w:val="00CA597F"/>
    <w:rsid w:val="00CA601A"/>
    <w:rsid w:val="00CA60CA"/>
    <w:rsid w:val="00CA645A"/>
    <w:rsid w:val="00CA67DB"/>
    <w:rsid w:val="00CA71CF"/>
    <w:rsid w:val="00CA7292"/>
    <w:rsid w:val="00CA76D7"/>
    <w:rsid w:val="00CA76F9"/>
    <w:rsid w:val="00CA7C70"/>
    <w:rsid w:val="00CB04A1"/>
    <w:rsid w:val="00CB1046"/>
    <w:rsid w:val="00CB12B6"/>
    <w:rsid w:val="00CB1B00"/>
    <w:rsid w:val="00CB2346"/>
    <w:rsid w:val="00CB280E"/>
    <w:rsid w:val="00CB28CC"/>
    <w:rsid w:val="00CB2DE5"/>
    <w:rsid w:val="00CB2F7F"/>
    <w:rsid w:val="00CB3380"/>
    <w:rsid w:val="00CB35EF"/>
    <w:rsid w:val="00CB386F"/>
    <w:rsid w:val="00CB389C"/>
    <w:rsid w:val="00CB3A24"/>
    <w:rsid w:val="00CB450A"/>
    <w:rsid w:val="00CB488D"/>
    <w:rsid w:val="00CB48FE"/>
    <w:rsid w:val="00CB5129"/>
    <w:rsid w:val="00CB56AD"/>
    <w:rsid w:val="00CB58BD"/>
    <w:rsid w:val="00CB5C24"/>
    <w:rsid w:val="00CB5DB7"/>
    <w:rsid w:val="00CB6133"/>
    <w:rsid w:val="00CB61E5"/>
    <w:rsid w:val="00CB63C0"/>
    <w:rsid w:val="00CB6874"/>
    <w:rsid w:val="00CB6CB8"/>
    <w:rsid w:val="00CB7309"/>
    <w:rsid w:val="00CB7777"/>
    <w:rsid w:val="00CB7A93"/>
    <w:rsid w:val="00CB7DDC"/>
    <w:rsid w:val="00CC1E1C"/>
    <w:rsid w:val="00CC3303"/>
    <w:rsid w:val="00CC35EA"/>
    <w:rsid w:val="00CC4449"/>
    <w:rsid w:val="00CC4DDC"/>
    <w:rsid w:val="00CC5A9B"/>
    <w:rsid w:val="00CC5DCC"/>
    <w:rsid w:val="00CC6204"/>
    <w:rsid w:val="00CC7D8A"/>
    <w:rsid w:val="00CD07F9"/>
    <w:rsid w:val="00CD15DD"/>
    <w:rsid w:val="00CD15E2"/>
    <w:rsid w:val="00CD1601"/>
    <w:rsid w:val="00CD16F8"/>
    <w:rsid w:val="00CD21E3"/>
    <w:rsid w:val="00CD3178"/>
    <w:rsid w:val="00CD347F"/>
    <w:rsid w:val="00CD3630"/>
    <w:rsid w:val="00CD3646"/>
    <w:rsid w:val="00CD37CA"/>
    <w:rsid w:val="00CD3F9F"/>
    <w:rsid w:val="00CD47BE"/>
    <w:rsid w:val="00CD49DC"/>
    <w:rsid w:val="00CD54AD"/>
    <w:rsid w:val="00CD7237"/>
    <w:rsid w:val="00CE0046"/>
    <w:rsid w:val="00CE06E4"/>
    <w:rsid w:val="00CE0B10"/>
    <w:rsid w:val="00CE0ECD"/>
    <w:rsid w:val="00CE0F82"/>
    <w:rsid w:val="00CE109C"/>
    <w:rsid w:val="00CE10CA"/>
    <w:rsid w:val="00CE18C0"/>
    <w:rsid w:val="00CE468F"/>
    <w:rsid w:val="00CE4E4A"/>
    <w:rsid w:val="00CE549A"/>
    <w:rsid w:val="00CE54C8"/>
    <w:rsid w:val="00CE59B9"/>
    <w:rsid w:val="00CE5EAE"/>
    <w:rsid w:val="00CE6465"/>
    <w:rsid w:val="00CE6B07"/>
    <w:rsid w:val="00CE721D"/>
    <w:rsid w:val="00CE75CC"/>
    <w:rsid w:val="00CE7E82"/>
    <w:rsid w:val="00CF10A6"/>
    <w:rsid w:val="00CF121E"/>
    <w:rsid w:val="00CF29D0"/>
    <w:rsid w:val="00CF2FA8"/>
    <w:rsid w:val="00CF3423"/>
    <w:rsid w:val="00CF3C28"/>
    <w:rsid w:val="00CF47B5"/>
    <w:rsid w:val="00CF5027"/>
    <w:rsid w:val="00CF537D"/>
    <w:rsid w:val="00CF549E"/>
    <w:rsid w:val="00CF58B4"/>
    <w:rsid w:val="00CF5C79"/>
    <w:rsid w:val="00CF643B"/>
    <w:rsid w:val="00CF66F3"/>
    <w:rsid w:val="00CF7DEE"/>
    <w:rsid w:val="00D00156"/>
    <w:rsid w:val="00D00CFB"/>
    <w:rsid w:val="00D012E0"/>
    <w:rsid w:val="00D01C9B"/>
    <w:rsid w:val="00D026AF"/>
    <w:rsid w:val="00D027B5"/>
    <w:rsid w:val="00D02DA8"/>
    <w:rsid w:val="00D02FCA"/>
    <w:rsid w:val="00D02FE6"/>
    <w:rsid w:val="00D030AD"/>
    <w:rsid w:val="00D042B1"/>
    <w:rsid w:val="00D046CC"/>
    <w:rsid w:val="00D05185"/>
    <w:rsid w:val="00D0580D"/>
    <w:rsid w:val="00D05C20"/>
    <w:rsid w:val="00D05E0D"/>
    <w:rsid w:val="00D0615B"/>
    <w:rsid w:val="00D065D5"/>
    <w:rsid w:val="00D0754E"/>
    <w:rsid w:val="00D10D32"/>
    <w:rsid w:val="00D10ED9"/>
    <w:rsid w:val="00D11140"/>
    <w:rsid w:val="00D1173C"/>
    <w:rsid w:val="00D11A3A"/>
    <w:rsid w:val="00D11FAB"/>
    <w:rsid w:val="00D120DE"/>
    <w:rsid w:val="00D1304D"/>
    <w:rsid w:val="00D13338"/>
    <w:rsid w:val="00D137B2"/>
    <w:rsid w:val="00D1399B"/>
    <w:rsid w:val="00D13FAA"/>
    <w:rsid w:val="00D1440E"/>
    <w:rsid w:val="00D144B4"/>
    <w:rsid w:val="00D149F1"/>
    <w:rsid w:val="00D15628"/>
    <w:rsid w:val="00D1562C"/>
    <w:rsid w:val="00D158FA"/>
    <w:rsid w:val="00D15C4C"/>
    <w:rsid w:val="00D16968"/>
    <w:rsid w:val="00D171F5"/>
    <w:rsid w:val="00D17870"/>
    <w:rsid w:val="00D17F7C"/>
    <w:rsid w:val="00D203D6"/>
    <w:rsid w:val="00D20593"/>
    <w:rsid w:val="00D20599"/>
    <w:rsid w:val="00D207C8"/>
    <w:rsid w:val="00D21715"/>
    <w:rsid w:val="00D21811"/>
    <w:rsid w:val="00D21956"/>
    <w:rsid w:val="00D21996"/>
    <w:rsid w:val="00D219CA"/>
    <w:rsid w:val="00D21D68"/>
    <w:rsid w:val="00D23065"/>
    <w:rsid w:val="00D23D73"/>
    <w:rsid w:val="00D24332"/>
    <w:rsid w:val="00D247E2"/>
    <w:rsid w:val="00D24E69"/>
    <w:rsid w:val="00D25181"/>
    <w:rsid w:val="00D25392"/>
    <w:rsid w:val="00D25789"/>
    <w:rsid w:val="00D26009"/>
    <w:rsid w:val="00D261AB"/>
    <w:rsid w:val="00D26C61"/>
    <w:rsid w:val="00D270C9"/>
    <w:rsid w:val="00D27D39"/>
    <w:rsid w:val="00D303D7"/>
    <w:rsid w:val="00D3086E"/>
    <w:rsid w:val="00D31BDE"/>
    <w:rsid w:val="00D32154"/>
    <w:rsid w:val="00D32259"/>
    <w:rsid w:val="00D325EA"/>
    <w:rsid w:val="00D32C66"/>
    <w:rsid w:val="00D32DEF"/>
    <w:rsid w:val="00D3301E"/>
    <w:rsid w:val="00D330F7"/>
    <w:rsid w:val="00D33B40"/>
    <w:rsid w:val="00D33C48"/>
    <w:rsid w:val="00D3416B"/>
    <w:rsid w:val="00D34452"/>
    <w:rsid w:val="00D347BC"/>
    <w:rsid w:val="00D34C59"/>
    <w:rsid w:val="00D34F41"/>
    <w:rsid w:val="00D356A9"/>
    <w:rsid w:val="00D35B01"/>
    <w:rsid w:val="00D36E0D"/>
    <w:rsid w:val="00D400EA"/>
    <w:rsid w:val="00D403B6"/>
    <w:rsid w:val="00D405DD"/>
    <w:rsid w:val="00D417F0"/>
    <w:rsid w:val="00D42277"/>
    <w:rsid w:val="00D422DE"/>
    <w:rsid w:val="00D422F3"/>
    <w:rsid w:val="00D425A9"/>
    <w:rsid w:val="00D42A61"/>
    <w:rsid w:val="00D434D2"/>
    <w:rsid w:val="00D434D6"/>
    <w:rsid w:val="00D43B8F"/>
    <w:rsid w:val="00D43DCD"/>
    <w:rsid w:val="00D43FF2"/>
    <w:rsid w:val="00D445D9"/>
    <w:rsid w:val="00D44D77"/>
    <w:rsid w:val="00D44DAC"/>
    <w:rsid w:val="00D45B89"/>
    <w:rsid w:val="00D47A29"/>
    <w:rsid w:val="00D51996"/>
    <w:rsid w:val="00D5205C"/>
    <w:rsid w:val="00D52A69"/>
    <w:rsid w:val="00D52E56"/>
    <w:rsid w:val="00D530AF"/>
    <w:rsid w:val="00D53109"/>
    <w:rsid w:val="00D5311A"/>
    <w:rsid w:val="00D5357F"/>
    <w:rsid w:val="00D53B0B"/>
    <w:rsid w:val="00D53D14"/>
    <w:rsid w:val="00D53E78"/>
    <w:rsid w:val="00D54504"/>
    <w:rsid w:val="00D549F8"/>
    <w:rsid w:val="00D54C15"/>
    <w:rsid w:val="00D54EA7"/>
    <w:rsid w:val="00D55E4B"/>
    <w:rsid w:val="00D56AD4"/>
    <w:rsid w:val="00D56D48"/>
    <w:rsid w:val="00D5709B"/>
    <w:rsid w:val="00D57308"/>
    <w:rsid w:val="00D57671"/>
    <w:rsid w:val="00D57E83"/>
    <w:rsid w:val="00D60183"/>
    <w:rsid w:val="00D601B6"/>
    <w:rsid w:val="00D603F7"/>
    <w:rsid w:val="00D607C8"/>
    <w:rsid w:val="00D61ED6"/>
    <w:rsid w:val="00D63BE7"/>
    <w:rsid w:val="00D63F04"/>
    <w:rsid w:val="00D645A6"/>
    <w:rsid w:val="00D648A4"/>
    <w:rsid w:val="00D64D6F"/>
    <w:rsid w:val="00D656E5"/>
    <w:rsid w:val="00D65DF0"/>
    <w:rsid w:val="00D665A2"/>
    <w:rsid w:val="00D6693F"/>
    <w:rsid w:val="00D66E64"/>
    <w:rsid w:val="00D67ED7"/>
    <w:rsid w:val="00D703E5"/>
    <w:rsid w:val="00D7047B"/>
    <w:rsid w:val="00D717B5"/>
    <w:rsid w:val="00D72E1F"/>
    <w:rsid w:val="00D72EFF"/>
    <w:rsid w:val="00D730B9"/>
    <w:rsid w:val="00D7374A"/>
    <w:rsid w:val="00D73918"/>
    <w:rsid w:val="00D73D6E"/>
    <w:rsid w:val="00D742BA"/>
    <w:rsid w:val="00D753F2"/>
    <w:rsid w:val="00D7541C"/>
    <w:rsid w:val="00D75693"/>
    <w:rsid w:val="00D75E39"/>
    <w:rsid w:val="00D761DD"/>
    <w:rsid w:val="00D76AAF"/>
    <w:rsid w:val="00D76F95"/>
    <w:rsid w:val="00D7749B"/>
    <w:rsid w:val="00D775C4"/>
    <w:rsid w:val="00D80FC6"/>
    <w:rsid w:val="00D81446"/>
    <w:rsid w:val="00D814F4"/>
    <w:rsid w:val="00D8186E"/>
    <w:rsid w:val="00D821AC"/>
    <w:rsid w:val="00D83378"/>
    <w:rsid w:val="00D833BA"/>
    <w:rsid w:val="00D8368A"/>
    <w:rsid w:val="00D83F98"/>
    <w:rsid w:val="00D84016"/>
    <w:rsid w:val="00D8479B"/>
    <w:rsid w:val="00D847BD"/>
    <w:rsid w:val="00D849BC"/>
    <w:rsid w:val="00D84A0C"/>
    <w:rsid w:val="00D84ED0"/>
    <w:rsid w:val="00D84F68"/>
    <w:rsid w:val="00D850B5"/>
    <w:rsid w:val="00D85884"/>
    <w:rsid w:val="00D91068"/>
    <w:rsid w:val="00D91081"/>
    <w:rsid w:val="00D9108F"/>
    <w:rsid w:val="00D9118A"/>
    <w:rsid w:val="00D91AFB"/>
    <w:rsid w:val="00D92621"/>
    <w:rsid w:val="00D92F18"/>
    <w:rsid w:val="00D930BC"/>
    <w:rsid w:val="00D93174"/>
    <w:rsid w:val="00D931D8"/>
    <w:rsid w:val="00D944ED"/>
    <w:rsid w:val="00D94AC5"/>
    <w:rsid w:val="00D95322"/>
    <w:rsid w:val="00D95C65"/>
    <w:rsid w:val="00D9633C"/>
    <w:rsid w:val="00D963EA"/>
    <w:rsid w:val="00D96ACE"/>
    <w:rsid w:val="00D96F66"/>
    <w:rsid w:val="00D96F90"/>
    <w:rsid w:val="00D97381"/>
    <w:rsid w:val="00DA0423"/>
    <w:rsid w:val="00DA0689"/>
    <w:rsid w:val="00DA0C83"/>
    <w:rsid w:val="00DA1BA2"/>
    <w:rsid w:val="00DA1D9E"/>
    <w:rsid w:val="00DA2216"/>
    <w:rsid w:val="00DA2E9E"/>
    <w:rsid w:val="00DA2FF3"/>
    <w:rsid w:val="00DA31B4"/>
    <w:rsid w:val="00DA31FA"/>
    <w:rsid w:val="00DA32E0"/>
    <w:rsid w:val="00DA3786"/>
    <w:rsid w:val="00DA43C7"/>
    <w:rsid w:val="00DA56F1"/>
    <w:rsid w:val="00DA5D9A"/>
    <w:rsid w:val="00DA5DF8"/>
    <w:rsid w:val="00DA6048"/>
    <w:rsid w:val="00DA6708"/>
    <w:rsid w:val="00DA67BC"/>
    <w:rsid w:val="00DA6B18"/>
    <w:rsid w:val="00DA6CA3"/>
    <w:rsid w:val="00DA7910"/>
    <w:rsid w:val="00DB0556"/>
    <w:rsid w:val="00DB082F"/>
    <w:rsid w:val="00DB0A1C"/>
    <w:rsid w:val="00DB0E90"/>
    <w:rsid w:val="00DB1662"/>
    <w:rsid w:val="00DB1CA7"/>
    <w:rsid w:val="00DB20FD"/>
    <w:rsid w:val="00DB219E"/>
    <w:rsid w:val="00DB2301"/>
    <w:rsid w:val="00DB259C"/>
    <w:rsid w:val="00DB26D7"/>
    <w:rsid w:val="00DB285D"/>
    <w:rsid w:val="00DB3178"/>
    <w:rsid w:val="00DB345D"/>
    <w:rsid w:val="00DB439E"/>
    <w:rsid w:val="00DB4DB5"/>
    <w:rsid w:val="00DB54A0"/>
    <w:rsid w:val="00DB5B99"/>
    <w:rsid w:val="00DB5BE8"/>
    <w:rsid w:val="00DB5F3F"/>
    <w:rsid w:val="00DB66CF"/>
    <w:rsid w:val="00DB745B"/>
    <w:rsid w:val="00DB79A7"/>
    <w:rsid w:val="00DC03DB"/>
    <w:rsid w:val="00DC0533"/>
    <w:rsid w:val="00DC107D"/>
    <w:rsid w:val="00DC1863"/>
    <w:rsid w:val="00DC2C80"/>
    <w:rsid w:val="00DC345D"/>
    <w:rsid w:val="00DC472D"/>
    <w:rsid w:val="00DC502F"/>
    <w:rsid w:val="00DC5317"/>
    <w:rsid w:val="00DC5462"/>
    <w:rsid w:val="00DC6080"/>
    <w:rsid w:val="00DD05A6"/>
    <w:rsid w:val="00DD1ABE"/>
    <w:rsid w:val="00DD1B5C"/>
    <w:rsid w:val="00DD2377"/>
    <w:rsid w:val="00DD2750"/>
    <w:rsid w:val="00DD3259"/>
    <w:rsid w:val="00DD32EE"/>
    <w:rsid w:val="00DD386B"/>
    <w:rsid w:val="00DD3B4E"/>
    <w:rsid w:val="00DD3DEB"/>
    <w:rsid w:val="00DD439B"/>
    <w:rsid w:val="00DD4F87"/>
    <w:rsid w:val="00DD5C87"/>
    <w:rsid w:val="00DD5EAE"/>
    <w:rsid w:val="00DD60E7"/>
    <w:rsid w:val="00DD6CB5"/>
    <w:rsid w:val="00DD7EDB"/>
    <w:rsid w:val="00DE0035"/>
    <w:rsid w:val="00DE0541"/>
    <w:rsid w:val="00DE0584"/>
    <w:rsid w:val="00DE07B2"/>
    <w:rsid w:val="00DE1497"/>
    <w:rsid w:val="00DE2B9E"/>
    <w:rsid w:val="00DE2D00"/>
    <w:rsid w:val="00DE2DA5"/>
    <w:rsid w:val="00DE349F"/>
    <w:rsid w:val="00DE4D62"/>
    <w:rsid w:val="00DE4DBC"/>
    <w:rsid w:val="00DE5787"/>
    <w:rsid w:val="00DE5AED"/>
    <w:rsid w:val="00DE5F8D"/>
    <w:rsid w:val="00DE61B3"/>
    <w:rsid w:val="00DE656E"/>
    <w:rsid w:val="00DE6C59"/>
    <w:rsid w:val="00DE7810"/>
    <w:rsid w:val="00DE7855"/>
    <w:rsid w:val="00DE7B54"/>
    <w:rsid w:val="00DF0DAB"/>
    <w:rsid w:val="00DF178A"/>
    <w:rsid w:val="00DF1BAD"/>
    <w:rsid w:val="00DF1ECA"/>
    <w:rsid w:val="00DF2ACC"/>
    <w:rsid w:val="00DF3065"/>
    <w:rsid w:val="00DF3132"/>
    <w:rsid w:val="00DF34C1"/>
    <w:rsid w:val="00DF37C3"/>
    <w:rsid w:val="00DF405E"/>
    <w:rsid w:val="00DF447A"/>
    <w:rsid w:val="00DF4669"/>
    <w:rsid w:val="00DF4A29"/>
    <w:rsid w:val="00DF566A"/>
    <w:rsid w:val="00DF6280"/>
    <w:rsid w:val="00DF7130"/>
    <w:rsid w:val="00DF73B0"/>
    <w:rsid w:val="00DF75DB"/>
    <w:rsid w:val="00E00527"/>
    <w:rsid w:val="00E00B6A"/>
    <w:rsid w:val="00E00E77"/>
    <w:rsid w:val="00E00F0E"/>
    <w:rsid w:val="00E0121B"/>
    <w:rsid w:val="00E01524"/>
    <w:rsid w:val="00E01591"/>
    <w:rsid w:val="00E015AC"/>
    <w:rsid w:val="00E0181E"/>
    <w:rsid w:val="00E03373"/>
    <w:rsid w:val="00E0361D"/>
    <w:rsid w:val="00E03F55"/>
    <w:rsid w:val="00E05AE4"/>
    <w:rsid w:val="00E05C49"/>
    <w:rsid w:val="00E06364"/>
    <w:rsid w:val="00E063C9"/>
    <w:rsid w:val="00E076B3"/>
    <w:rsid w:val="00E07B78"/>
    <w:rsid w:val="00E07DE8"/>
    <w:rsid w:val="00E1006E"/>
    <w:rsid w:val="00E1029B"/>
    <w:rsid w:val="00E10873"/>
    <w:rsid w:val="00E111E9"/>
    <w:rsid w:val="00E1168C"/>
    <w:rsid w:val="00E11FDF"/>
    <w:rsid w:val="00E12A09"/>
    <w:rsid w:val="00E12CC9"/>
    <w:rsid w:val="00E13F33"/>
    <w:rsid w:val="00E13FCE"/>
    <w:rsid w:val="00E145B7"/>
    <w:rsid w:val="00E14730"/>
    <w:rsid w:val="00E148C1"/>
    <w:rsid w:val="00E14CE3"/>
    <w:rsid w:val="00E1514F"/>
    <w:rsid w:val="00E157FC"/>
    <w:rsid w:val="00E15CE2"/>
    <w:rsid w:val="00E15CF4"/>
    <w:rsid w:val="00E15FED"/>
    <w:rsid w:val="00E17259"/>
    <w:rsid w:val="00E172E8"/>
    <w:rsid w:val="00E17680"/>
    <w:rsid w:val="00E1794D"/>
    <w:rsid w:val="00E200BF"/>
    <w:rsid w:val="00E20579"/>
    <w:rsid w:val="00E206E5"/>
    <w:rsid w:val="00E20AD3"/>
    <w:rsid w:val="00E20C7F"/>
    <w:rsid w:val="00E2157C"/>
    <w:rsid w:val="00E215D0"/>
    <w:rsid w:val="00E220E7"/>
    <w:rsid w:val="00E22555"/>
    <w:rsid w:val="00E2292D"/>
    <w:rsid w:val="00E22AF6"/>
    <w:rsid w:val="00E22ECD"/>
    <w:rsid w:val="00E231D0"/>
    <w:rsid w:val="00E236E4"/>
    <w:rsid w:val="00E23C48"/>
    <w:rsid w:val="00E24547"/>
    <w:rsid w:val="00E24BD9"/>
    <w:rsid w:val="00E25B1B"/>
    <w:rsid w:val="00E25DF1"/>
    <w:rsid w:val="00E265A0"/>
    <w:rsid w:val="00E26694"/>
    <w:rsid w:val="00E26753"/>
    <w:rsid w:val="00E26923"/>
    <w:rsid w:val="00E27D8A"/>
    <w:rsid w:val="00E3097D"/>
    <w:rsid w:val="00E3100C"/>
    <w:rsid w:val="00E31864"/>
    <w:rsid w:val="00E31C9B"/>
    <w:rsid w:val="00E31FAB"/>
    <w:rsid w:val="00E321F9"/>
    <w:rsid w:val="00E322E8"/>
    <w:rsid w:val="00E32607"/>
    <w:rsid w:val="00E3380B"/>
    <w:rsid w:val="00E35696"/>
    <w:rsid w:val="00E35E93"/>
    <w:rsid w:val="00E369BB"/>
    <w:rsid w:val="00E36ACD"/>
    <w:rsid w:val="00E37502"/>
    <w:rsid w:val="00E403B6"/>
    <w:rsid w:val="00E403C7"/>
    <w:rsid w:val="00E406B1"/>
    <w:rsid w:val="00E41FED"/>
    <w:rsid w:val="00E42570"/>
    <w:rsid w:val="00E42914"/>
    <w:rsid w:val="00E42947"/>
    <w:rsid w:val="00E42FD8"/>
    <w:rsid w:val="00E430AA"/>
    <w:rsid w:val="00E43823"/>
    <w:rsid w:val="00E4405D"/>
    <w:rsid w:val="00E4513B"/>
    <w:rsid w:val="00E45633"/>
    <w:rsid w:val="00E457EC"/>
    <w:rsid w:val="00E45E70"/>
    <w:rsid w:val="00E45EAF"/>
    <w:rsid w:val="00E463E2"/>
    <w:rsid w:val="00E4687E"/>
    <w:rsid w:val="00E46A46"/>
    <w:rsid w:val="00E47115"/>
    <w:rsid w:val="00E477B2"/>
    <w:rsid w:val="00E477BC"/>
    <w:rsid w:val="00E501EE"/>
    <w:rsid w:val="00E51197"/>
    <w:rsid w:val="00E515AC"/>
    <w:rsid w:val="00E51B00"/>
    <w:rsid w:val="00E523A2"/>
    <w:rsid w:val="00E52A57"/>
    <w:rsid w:val="00E53103"/>
    <w:rsid w:val="00E53323"/>
    <w:rsid w:val="00E5336C"/>
    <w:rsid w:val="00E53B50"/>
    <w:rsid w:val="00E55359"/>
    <w:rsid w:val="00E56144"/>
    <w:rsid w:val="00E56559"/>
    <w:rsid w:val="00E56669"/>
    <w:rsid w:val="00E56725"/>
    <w:rsid w:val="00E56939"/>
    <w:rsid w:val="00E56C93"/>
    <w:rsid w:val="00E571F3"/>
    <w:rsid w:val="00E60348"/>
    <w:rsid w:val="00E61461"/>
    <w:rsid w:val="00E61F4B"/>
    <w:rsid w:val="00E626FA"/>
    <w:rsid w:val="00E62799"/>
    <w:rsid w:val="00E62A76"/>
    <w:rsid w:val="00E62D43"/>
    <w:rsid w:val="00E63650"/>
    <w:rsid w:val="00E636CD"/>
    <w:rsid w:val="00E63A94"/>
    <w:rsid w:val="00E64DFC"/>
    <w:rsid w:val="00E652D4"/>
    <w:rsid w:val="00E65870"/>
    <w:rsid w:val="00E6597E"/>
    <w:rsid w:val="00E660B4"/>
    <w:rsid w:val="00E663FB"/>
    <w:rsid w:val="00E66C4D"/>
    <w:rsid w:val="00E677E1"/>
    <w:rsid w:val="00E67B31"/>
    <w:rsid w:val="00E67B78"/>
    <w:rsid w:val="00E67B7A"/>
    <w:rsid w:val="00E703E2"/>
    <w:rsid w:val="00E704F5"/>
    <w:rsid w:val="00E7050B"/>
    <w:rsid w:val="00E71064"/>
    <w:rsid w:val="00E7134F"/>
    <w:rsid w:val="00E71B44"/>
    <w:rsid w:val="00E72336"/>
    <w:rsid w:val="00E723FF"/>
    <w:rsid w:val="00E72532"/>
    <w:rsid w:val="00E72CB1"/>
    <w:rsid w:val="00E72F41"/>
    <w:rsid w:val="00E739C5"/>
    <w:rsid w:val="00E73F34"/>
    <w:rsid w:val="00E742AD"/>
    <w:rsid w:val="00E742BC"/>
    <w:rsid w:val="00E74B94"/>
    <w:rsid w:val="00E7526D"/>
    <w:rsid w:val="00E76567"/>
    <w:rsid w:val="00E76767"/>
    <w:rsid w:val="00E76C9C"/>
    <w:rsid w:val="00E779EF"/>
    <w:rsid w:val="00E8036D"/>
    <w:rsid w:val="00E80558"/>
    <w:rsid w:val="00E805D0"/>
    <w:rsid w:val="00E808A2"/>
    <w:rsid w:val="00E80A31"/>
    <w:rsid w:val="00E8111E"/>
    <w:rsid w:val="00E814A1"/>
    <w:rsid w:val="00E81566"/>
    <w:rsid w:val="00E820D9"/>
    <w:rsid w:val="00E82C20"/>
    <w:rsid w:val="00E830E3"/>
    <w:rsid w:val="00E840BD"/>
    <w:rsid w:val="00E844B6"/>
    <w:rsid w:val="00E84790"/>
    <w:rsid w:val="00E84FF1"/>
    <w:rsid w:val="00E85444"/>
    <w:rsid w:val="00E85AC7"/>
    <w:rsid w:val="00E86379"/>
    <w:rsid w:val="00E86E1F"/>
    <w:rsid w:val="00E87312"/>
    <w:rsid w:val="00E87346"/>
    <w:rsid w:val="00E9023D"/>
    <w:rsid w:val="00E908B5"/>
    <w:rsid w:val="00E90A94"/>
    <w:rsid w:val="00E9116A"/>
    <w:rsid w:val="00E91853"/>
    <w:rsid w:val="00E91FA9"/>
    <w:rsid w:val="00E921DD"/>
    <w:rsid w:val="00E92356"/>
    <w:rsid w:val="00E93BCA"/>
    <w:rsid w:val="00E94627"/>
    <w:rsid w:val="00E94977"/>
    <w:rsid w:val="00E94B0D"/>
    <w:rsid w:val="00E94C18"/>
    <w:rsid w:val="00E94C6C"/>
    <w:rsid w:val="00E94FE1"/>
    <w:rsid w:val="00E95455"/>
    <w:rsid w:val="00E9580F"/>
    <w:rsid w:val="00E95CA9"/>
    <w:rsid w:val="00E96D4C"/>
    <w:rsid w:val="00E96E59"/>
    <w:rsid w:val="00E97035"/>
    <w:rsid w:val="00E97D50"/>
    <w:rsid w:val="00EA0594"/>
    <w:rsid w:val="00EA05A4"/>
    <w:rsid w:val="00EA0704"/>
    <w:rsid w:val="00EA0F5E"/>
    <w:rsid w:val="00EA286F"/>
    <w:rsid w:val="00EA2F13"/>
    <w:rsid w:val="00EA30A1"/>
    <w:rsid w:val="00EA311A"/>
    <w:rsid w:val="00EA3D57"/>
    <w:rsid w:val="00EA3FFF"/>
    <w:rsid w:val="00EA43FA"/>
    <w:rsid w:val="00EA4532"/>
    <w:rsid w:val="00EA4746"/>
    <w:rsid w:val="00EA480A"/>
    <w:rsid w:val="00EA5057"/>
    <w:rsid w:val="00EA55D7"/>
    <w:rsid w:val="00EA5763"/>
    <w:rsid w:val="00EA5ACD"/>
    <w:rsid w:val="00EA6FCB"/>
    <w:rsid w:val="00EA7C8F"/>
    <w:rsid w:val="00EB081D"/>
    <w:rsid w:val="00EB0D1C"/>
    <w:rsid w:val="00EB0E1A"/>
    <w:rsid w:val="00EB1775"/>
    <w:rsid w:val="00EB2278"/>
    <w:rsid w:val="00EB2590"/>
    <w:rsid w:val="00EB286C"/>
    <w:rsid w:val="00EB304A"/>
    <w:rsid w:val="00EB339D"/>
    <w:rsid w:val="00EB3415"/>
    <w:rsid w:val="00EB3578"/>
    <w:rsid w:val="00EB4B6E"/>
    <w:rsid w:val="00EB4C25"/>
    <w:rsid w:val="00EB4DE1"/>
    <w:rsid w:val="00EB6F3A"/>
    <w:rsid w:val="00EB74F6"/>
    <w:rsid w:val="00EB76D5"/>
    <w:rsid w:val="00EB7A7A"/>
    <w:rsid w:val="00EB7C7A"/>
    <w:rsid w:val="00EC056F"/>
    <w:rsid w:val="00EC05A6"/>
    <w:rsid w:val="00EC1387"/>
    <w:rsid w:val="00EC20EB"/>
    <w:rsid w:val="00EC2292"/>
    <w:rsid w:val="00EC2557"/>
    <w:rsid w:val="00EC2755"/>
    <w:rsid w:val="00EC2CA6"/>
    <w:rsid w:val="00EC309C"/>
    <w:rsid w:val="00EC53C1"/>
    <w:rsid w:val="00EC5751"/>
    <w:rsid w:val="00EC597D"/>
    <w:rsid w:val="00EC5C4C"/>
    <w:rsid w:val="00EC5F47"/>
    <w:rsid w:val="00EC654B"/>
    <w:rsid w:val="00EC73C7"/>
    <w:rsid w:val="00ED0351"/>
    <w:rsid w:val="00ED0665"/>
    <w:rsid w:val="00ED0CAA"/>
    <w:rsid w:val="00ED1145"/>
    <w:rsid w:val="00ED13EE"/>
    <w:rsid w:val="00ED1478"/>
    <w:rsid w:val="00ED1697"/>
    <w:rsid w:val="00ED1C19"/>
    <w:rsid w:val="00ED1C85"/>
    <w:rsid w:val="00ED22A4"/>
    <w:rsid w:val="00ED33B1"/>
    <w:rsid w:val="00ED4429"/>
    <w:rsid w:val="00ED4ABB"/>
    <w:rsid w:val="00ED5BAC"/>
    <w:rsid w:val="00ED69A1"/>
    <w:rsid w:val="00ED6A31"/>
    <w:rsid w:val="00ED73AE"/>
    <w:rsid w:val="00EE073E"/>
    <w:rsid w:val="00EE0C49"/>
    <w:rsid w:val="00EE350A"/>
    <w:rsid w:val="00EE38B4"/>
    <w:rsid w:val="00EE3A58"/>
    <w:rsid w:val="00EE3DDA"/>
    <w:rsid w:val="00EE45AC"/>
    <w:rsid w:val="00EE4EEE"/>
    <w:rsid w:val="00EE50B4"/>
    <w:rsid w:val="00EE569F"/>
    <w:rsid w:val="00EE5989"/>
    <w:rsid w:val="00EE5F6B"/>
    <w:rsid w:val="00EE5FA5"/>
    <w:rsid w:val="00EE68AD"/>
    <w:rsid w:val="00EE6C0B"/>
    <w:rsid w:val="00EE6F8D"/>
    <w:rsid w:val="00EE7274"/>
    <w:rsid w:val="00EF02C7"/>
    <w:rsid w:val="00EF0A32"/>
    <w:rsid w:val="00EF0A42"/>
    <w:rsid w:val="00EF1042"/>
    <w:rsid w:val="00EF1649"/>
    <w:rsid w:val="00EF223A"/>
    <w:rsid w:val="00EF22C6"/>
    <w:rsid w:val="00EF29AA"/>
    <w:rsid w:val="00EF2BE7"/>
    <w:rsid w:val="00EF2D1B"/>
    <w:rsid w:val="00EF2D67"/>
    <w:rsid w:val="00EF30A3"/>
    <w:rsid w:val="00EF3EF7"/>
    <w:rsid w:val="00EF3FAA"/>
    <w:rsid w:val="00EF5FD1"/>
    <w:rsid w:val="00EF60E2"/>
    <w:rsid w:val="00EF655A"/>
    <w:rsid w:val="00EF67AF"/>
    <w:rsid w:val="00EF6EBE"/>
    <w:rsid w:val="00EF7725"/>
    <w:rsid w:val="00F0058F"/>
    <w:rsid w:val="00F01238"/>
    <w:rsid w:val="00F01D02"/>
    <w:rsid w:val="00F01F46"/>
    <w:rsid w:val="00F01F88"/>
    <w:rsid w:val="00F02701"/>
    <w:rsid w:val="00F02772"/>
    <w:rsid w:val="00F027F8"/>
    <w:rsid w:val="00F0283F"/>
    <w:rsid w:val="00F03182"/>
    <w:rsid w:val="00F03186"/>
    <w:rsid w:val="00F035FD"/>
    <w:rsid w:val="00F03BF6"/>
    <w:rsid w:val="00F03BFF"/>
    <w:rsid w:val="00F0452C"/>
    <w:rsid w:val="00F0454F"/>
    <w:rsid w:val="00F049B6"/>
    <w:rsid w:val="00F04E35"/>
    <w:rsid w:val="00F06540"/>
    <w:rsid w:val="00F06695"/>
    <w:rsid w:val="00F06E9D"/>
    <w:rsid w:val="00F07B92"/>
    <w:rsid w:val="00F07BBB"/>
    <w:rsid w:val="00F1053D"/>
    <w:rsid w:val="00F11078"/>
    <w:rsid w:val="00F11201"/>
    <w:rsid w:val="00F1199E"/>
    <w:rsid w:val="00F11A15"/>
    <w:rsid w:val="00F11CFE"/>
    <w:rsid w:val="00F121F1"/>
    <w:rsid w:val="00F123FE"/>
    <w:rsid w:val="00F12479"/>
    <w:rsid w:val="00F12495"/>
    <w:rsid w:val="00F12856"/>
    <w:rsid w:val="00F12995"/>
    <w:rsid w:val="00F12C66"/>
    <w:rsid w:val="00F131C3"/>
    <w:rsid w:val="00F13757"/>
    <w:rsid w:val="00F145FA"/>
    <w:rsid w:val="00F1474E"/>
    <w:rsid w:val="00F14E7D"/>
    <w:rsid w:val="00F14F11"/>
    <w:rsid w:val="00F152D3"/>
    <w:rsid w:val="00F15788"/>
    <w:rsid w:val="00F159BC"/>
    <w:rsid w:val="00F159FA"/>
    <w:rsid w:val="00F15DF8"/>
    <w:rsid w:val="00F16376"/>
    <w:rsid w:val="00F164B3"/>
    <w:rsid w:val="00F170CB"/>
    <w:rsid w:val="00F1718E"/>
    <w:rsid w:val="00F17A25"/>
    <w:rsid w:val="00F17F02"/>
    <w:rsid w:val="00F17F69"/>
    <w:rsid w:val="00F211B5"/>
    <w:rsid w:val="00F2176B"/>
    <w:rsid w:val="00F21CAC"/>
    <w:rsid w:val="00F21DB2"/>
    <w:rsid w:val="00F22BEC"/>
    <w:rsid w:val="00F22D27"/>
    <w:rsid w:val="00F23825"/>
    <w:rsid w:val="00F244D7"/>
    <w:rsid w:val="00F2452F"/>
    <w:rsid w:val="00F2460A"/>
    <w:rsid w:val="00F2529E"/>
    <w:rsid w:val="00F253FF"/>
    <w:rsid w:val="00F2564A"/>
    <w:rsid w:val="00F25C26"/>
    <w:rsid w:val="00F26008"/>
    <w:rsid w:val="00F266AB"/>
    <w:rsid w:val="00F26C8B"/>
    <w:rsid w:val="00F26E37"/>
    <w:rsid w:val="00F270A7"/>
    <w:rsid w:val="00F2726A"/>
    <w:rsid w:val="00F27A26"/>
    <w:rsid w:val="00F27C43"/>
    <w:rsid w:val="00F27E2C"/>
    <w:rsid w:val="00F27F7A"/>
    <w:rsid w:val="00F311BF"/>
    <w:rsid w:val="00F31E9A"/>
    <w:rsid w:val="00F325A7"/>
    <w:rsid w:val="00F3565D"/>
    <w:rsid w:val="00F35DF1"/>
    <w:rsid w:val="00F35FF9"/>
    <w:rsid w:val="00F36A4C"/>
    <w:rsid w:val="00F371EC"/>
    <w:rsid w:val="00F37C8B"/>
    <w:rsid w:val="00F37DD0"/>
    <w:rsid w:val="00F41894"/>
    <w:rsid w:val="00F41F1E"/>
    <w:rsid w:val="00F420F7"/>
    <w:rsid w:val="00F4258D"/>
    <w:rsid w:val="00F43071"/>
    <w:rsid w:val="00F43599"/>
    <w:rsid w:val="00F4466A"/>
    <w:rsid w:val="00F44FF5"/>
    <w:rsid w:val="00F45A74"/>
    <w:rsid w:val="00F46866"/>
    <w:rsid w:val="00F4713D"/>
    <w:rsid w:val="00F5057D"/>
    <w:rsid w:val="00F50956"/>
    <w:rsid w:val="00F51055"/>
    <w:rsid w:val="00F52C59"/>
    <w:rsid w:val="00F52E07"/>
    <w:rsid w:val="00F531C0"/>
    <w:rsid w:val="00F5383D"/>
    <w:rsid w:val="00F53DF9"/>
    <w:rsid w:val="00F546D2"/>
    <w:rsid w:val="00F54977"/>
    <w:rsid w:val="00F55684"/>
    <w:rsid w:val="00F5646C"/>
    <w:rsid w:val="00F566F8"/>
    <w:rsid w:val="00F57729"/>
    <w:rsid w:val="00F6057D"/>
    <w:rsid w:val="00F6066A"/>
    <w:rsid w:val="00F60B20"/>
    <w:rsid w:val="00F60B86"/>
    <w:rsid w:val="00F610CD"/>
    <w:rsid w:val="00F613CE"/>
    <w:rsid w:val="00F6218D"/>
    <w:rsid w:val="00F6234E"/>
    <w:rsid w:val="00F624AC"/>
    <w:rsid w:val="00F6332E"/>
    <w:rsid w:val="00F63BBB"/>
    <w:rsid w:val="00F65047"/>
    <w:rsid w:val="00F650A3"/>
    <w:rsid w:val="00F6521E"/>
    <w:rsid w:val="00F65815"/>
    <w:rsid w:val="00F675BE"/>
    <w:rsid w:val="00F678C9"/>
    <w:rsid w:val="00F703D1"/>
    <w:rsid w:val="00F70987"/>
    <w:rsid w:val="00F70AE0"/>
    <w:rsid w:val="00F711F0"/>
    <w:rsid w:val="00F71BC7"/>
    <w:rsid w:val="00F7276F"/>
    <w:rsid w:val="00F729CB"/>
    <w:rsid w:val="00F72BD1"/>
    <w:rsid w:val="00F72BDA"/>
    <w:rsid w:val="00F72F9C"/>
    <w:rsid w:val="00F738C2"/>
    <w:rsid w:val="00F73BF1"/>
    <w:rsid w:val="00F740B3"/>
    <w:rsid w:val="00F74D88"/>
    <w:rsid w:val="00F75D84"/>
    <w:rsid w:val="00F76241"/>
    <w:rsid w:val="00F76435"/>
    <w:rsid w:val="00F764E7"/>
    <w:rsid w:val="00F76A3D"/>
    <w:rsid w:val="00F7781A"/>
    <w:rsid w:val="00F805D8"/>
    <w:rsid w:val="00F8070D"/>
    <w:rsid w:val="00F8077E"/>
    <w:rsid w:val="00F80FAD"/>
    <w:rsid w:val="00F8227D"/>
    <w:rsid w:val="00F82985"/>
    <w:rsid w:val="00F82B24"/>
    <w:rsid w:val="00F836BE"/>
    <w:rsid w:val="00F83C9C"/>
    <w:rsid w:val="00F83FDC"/>
    <w:rsid w:val="00F840BC"/>
    <w:rsid w:val="00F845DE"/>
    <w:rsid w:val="00F84B2E"/>
    <w:rsid w:val="00F84CB7"/>
    <w:rsid w:val="00F84E04"/>
    <w:rsid w:val="00F854A9"/>
    <w:rsid w:val="00F855DD"/>
    <w:rsid w:val="00F85982"/>
    <w:rsid w:val="00F85DC5"/>
    <w:rsid w:val="00F86089"/>
    <w:rsid w:val="00F87684"/>
    <w:rsid w:val="00F879FE"/>
    <w:rsid w:val="00F907AB"/>
    <w:rsid w:val="00F907D1"/>
    <w:rsid w:val="00F90813"/>
    <w:rsid w:val="00F9120B"/>
    <w:rsid w:val="00F9133F"/>
    <w:rsid w:val="00F91EDB"/>
    <w:rsid w:val="00F92073"/>
    <w:rsid w:val="00F92BD0"/>
    <w:rsid w:val="00F93424"/>
    <w:rsid w:val="00F934B5"/>
    <w:rsid w:val="00F939F1"/>
    <w:rsid w:val="00F93C6F"/>
    <w:rsid w:val="00F9608F"/>
    <w:rsid w:val="00F96C73"/>
    <w:rsid w:val="00F96E52"/>
    <w:rsid w:val="00F97500"/>
    <w:rsid w:val="00F9756F"/>
    <w:rsid w:val="00F9767F"/>
    <w:rsid w:val="00F977FB"/>
    <w:rsid w:val="00FA04B0"/>
    <w:rsid w:val="00FA0727"/>
    <w:rsid w:val="00FA116D"/>
    <w:rsid w:val="00FA15E0"/>
    <w:rsid w:val="00FA1A44"/>
    <w:rsid w:val="00FA1BF4"/>
    <w:rsid w:val="00FA217B"/>
    <w:rsid w:val="00FA33E0"/>
    <w:rsid w:val="00FA366E"/>
    <w:rsid w:val="00FA373B"/>
    <w:rsid w:val="00FA444F"/>
    <w:rsid w:val="00FA48C4"/>
    <w:rsid w:val="00FA48FD"/>
    <w:rsid w:val="00FA5648"/>
    <w:rsid w:val="00FA56ED"/>
    <w:rsid w:val="00FA5D39"/>
    <w:rsid w:val="00FA64DF"/>
    <w:rsid w:val="00FA661F"/>
    <w:rsid w:val="00FA69B7"/>
    <w:rsid w:val="00FA71D0"/>
    <w:rsid w:val="00FA7A83"/>
    <w:rsid w:val="00FA7D6D"/>
    <w:rsid w:val="00FB0214"/>
    <w:rsid w:val="00FB0D66"/>
    <w:rsid w:val="00FB1C80"/>
    <w:rsid w:val="00FB27CE"/>
    <w:rsid w:val="00FB2C52"/>
    <w:rsid w:val="00FB3185"/>
    <w:rsid w:val="00FB31B5"/>
    <w:rsid w:val="00FB3F8D"/>
    <w:rsid w:val="00FB40C0"/>
    <w:rsid w:val="00FB497B"/>
    <w:rsid w:val="00FB516B"/>
    <w:rsid w:val="00FB5D4D"/>
    <w:rsid w:val="00FB5DAC"/>
    <w:rsid w:val="00FB5FAA"/>
    <w:rsid w:val="00FB7018"/>
    <w:rsid w:val="00FB73DA"/>
    <w:rsid w:val="00FC007C"/>
    <w:rsid w:val="00FC05A8"/>
    <w:rsid w:val="00FC07E2"/>
    <w:rsid w:val="00FC1225"/>
    <w:rsid w:val="00FC1295"/>
    <w:rsid w:val="00FC3097"/>
    <w:rsid w:val="00FC3E47"/>
    <w:rsid w:val="00FC47F2"/>
    <w:rsid w:val="00FC4B08"/>
    <w:rsid w:val="00FC57CF"/>
    <w:rsid w:val="00FC5E34"/>
    <w:rsid w:val="00FC6142"/>
    <w:rsid w:val="00FC65DA"/>
    <w:rsid w:val="00FC6992"/>
    <w:rsid w:val="00FC69D5"/>
    <w:rsid w:val="00FC7B59"/>
    <w:rsid w:val="00FD00E1"/>
    <w:rsid w:val="00FD0AA9"/>
    <w:rsid w:val="00FD1016"/>
    <w:rsid w:val="00FD14C0"/>
    <w:rsid w:val="00FD1657"/>
    <w:rsid w:val="00FD1B5A"/>
    <w:rsid w:val="00FD2F09"/>
    <w:rsid w:val="00FD380F"/>
    <w:rsid w:val="00FD438E"/>
    <w:rsid w:val="00FD4BC1"/>
    <w:rsid w:val="00FD4C42"/>
    <w:rsid w:val="00FD50F1"/>
    <w:rsid w:val="00FD5E4A"/>
    <w:rsid w:val="00FD654C"/>
    <w:rsid w:val="00FD6699"/>
    <w:rsid w:val="00FD6A5D"/>
    <w:rsid w:val="00FD6CEA"/>
    <w:rsid w:val="00FD6EA9"/>
    <w:rsid w:val="00FD7070"/>
    <w:rsid w:val="00FD71F1"/>
    <w:rsid w:val="00FD7A15"/>
    <w:rsid w:val="00FD7BB2"/>
    <w:rsid w:val="00FD7F1C"/>
    <w:rsid w:val="00FE0322"/>
    <w:rsid w:val="00FE1105"/>
    <w:rsid w:val="00FE13F9"/>
    <w:rsid w:val="00FE27EA"/>
    <w:rsid w:val="00FE35FC"/>
    <w:rsid w:val="00FE54EB"/>
    <w:rsid w:val="00FE56C5"/>
    <w:rsid w:val="00FE5DDC"/>
    <w:rsid w:val="00FE62F4"/>
    <w:rsid w:val="00FE6B19"/>
    <w:rsid w:val="00FE7066"/>
    <w:rsid w:val="00FE797E"/>
    <w:rsid w:val="00FE7A22"/>
    <w:rsid w:val="00FE7BCB"/>
    <w:rsid w:val="00FE7C9D"/>
    <w:rsid w:val="00FE7EEA"/>
    <w:rsid w:val="00FE7F74"/>
    <w:rsid w:val="00FF00CA"/>
    <w:rsid w:val="00FF04D0"/>
    <w:rsid w:val="00FF102D"/>
    <w:rsid w:val="00FF1356"/>
    <w:rsid w:val="00FF152C"/>
    <w:rsid w:val="00FF1CC0"/>
    <w:rsid w:val="00FF21D2"/>
    <w:rsid w:val="00FF2225"/>
    <w:rsid w:val="00FF287A"/>
    <w:rsid w:val="00FF2D79"/>
    <w:rsid w:val="00FF3D73"/>
    <w:rsid w:val="00FF3ED1"/>
    <w:rsid w:val="00FF4080"/>
    <w:rsid w:val="00FF42E4"/>
    <w:rsid w:val="00FF4476"/>
    <w:rsid w:val="00FF46AC"/>
    <w:rsid w:val="00FF47EB"/>
    <w:rsid w:val="00FF4C82"/>
    <w:rsid w:val="00FF4D99"/>
    <w:rsid w:val="00FF4FA8"/>
    <w:rsid w:val="00FF5AB3"/>
    <w:rsid w:val="00FF5C89"/>
    <w:rsid w:val="00FF73C6"/>
    <w:rsid w:val="00FF756E"/>
    <w:rsid w:val="00FF782B"/>
    <w:rsid w:val="00FF7921"/>
    <w:rsid w:val="0120314A"/>
    <w:rsid w:val="02649675"/>
    <w:rsid w:val="02F7F299"/>
    <w:rsid w:val="042506F8"/>
    <w:rsid w:val="066CBB9E"/>
    <w:rsid w:val="068A737D"/>
    <w:rsid w:val="06CE79E7"/>
    <w:rsid w:val="07B56DDC"/>
    <w:rsid w:val="07D65264"/>
    <w:rsid w:val="0805E2C5"/>
    <w:rsid w:val="088F07F0"/>
    <w:rsid w:val="08F0F837"/>
    <w:rsid w:val="09111314"/>
    <w:rsid w:val="0AA0E54E"/>
    <w:rsid w:val="0B3CEDC6"/>
    <w:rsid w:val="0B5F640B"/>
    <w:rsid w:val="0BDE598E"/>
    <w:rsid w:val="0C8E086D"/>
    <w:rsid w:val="0C9C0EAE"/>
    <w:rsid w:val="0DAEBE2B"/>
    <w:rsid w:val="0DD79C25"/>
    <w:rsid w:val="0DD9F4E6"/>
    <w:rsid w:val="0EEA7769"/>
    <w:rsid w:val="0F154125"/>
    <w:rsid w:val="0F2C85AC"/>
    <w:rsid w:val="0F3D3D46"/>
    <w:rsid w:val="102DEA40"/>
    <w:rsid w:val="106A7E8B"/>
    <w:rsid w:val="10C14F51"/>
    <w:rsid w:val="10ED8543"/>
    <w:rsid w:val="110BD90C"/>
    <w:rsid w:val="11C54E91"/>
    <w:rsid w:val="1283F515"/>
    <w:rsid w:val="13A7A2E0"/>
    <w:rsid w:val="13D8E087"/>
    <w:rsid w:val="13E10E14"/>
    <w:rsid w:val="14014B86"/>
    <w:rsid w:val="14229CEE"/>
    <w:rsid w:val="14358D0F"/>
    <w:rsid w:val="1455C729"/>
    <w:rsid w:val="14863AAC"/>
    <w:rsid w:val="148F43CD"/>
    <w:rsid w:val="14B3217A"/>
    <w:rsid w:val="14EB909F"/>
    <w:rsid w:val="152779CF"/>
    <w:rsid w:val="154BD3E1"/>
    <w:rsid w:val="15D5D7FB"/>
    <w:rsid w:val="160C6090"/>
    <w:rsid w:val="163F3A02"/>
    <w:rsid w:val="1675DF38"/>
    <w:rsid w:val="1682C146"/>
    <w:rsid w:val="16A78E4B"/>
    <w:rsid w:val="16BD70D0"/>
    <w:rsid w:val="18185AEC"/>
    <w:rsid w:val="18D7AC6C"/>
    <w:rsid w:val="1998C482"/>
    <w:rsid w:val="19B7F037"/>
    <w:rsid w:val="19BC6E63"/>
    <w:rsid w:val="1A9433AD"/>
    <w:rsid w:val="1B0858C0"/>
    <w:rsid w:val="1C2A126F"/>
    <w:rsid w:val="1CAAAC7F"/>
    <w:rsid w:val="1CE1DEBE"/>
    <w:rsid w:val="1D04127D"/>
    <w:rsid w:val="1E49BBC1"/>
    <w:rsid w:val="1F26BB35"/>
    <w:rsid w:val="1F47590E"/>
    <w:rsid w:val="1F4C35E2"/>
    <w:rsid w:val="216C8E91"/>
    <w:rsid w:val="21FF185D"/>
    <w:rsid w:val="230B0C88"/>
    <w:rsid w:val="231249D4"/>
    <w:rsid w:val="233342CD"/>
    <w:rsid w:val="23CE8E10"/>
    <w:rsid w:val="2409E692"/>
    <w:rsid w:val="25017910"/>
    <w:rsid w:val="265EB06C"/>
    <w:rsid w:val="270F47CA"/>
    <w:rsid w:val="277807CD"/>
    <w:rsid w:val="27E2002C"/>
    <w:rsid w:val="29D724A4"/>
    <w:rsid w:val="29EA354C"/>
    <w:rsid w:val="29EC404F"/>
    <w:rsid w:val="2A7F5AD5"/>
    <w:rsid w:val="2B1AD7E8"/>
    <w:rsid w:val="2B2D7B6F"/>
    <w:rsid w:val="2B2EC203"/>
    <w:rsid w:val="2D425D5B"/>
    <w:rsid w:val="2E0035E0"/>
    <w:rsid w:val="2ED9AC79"/>
    <w:rsid w:val="2F442085"/>
    <w:rsid w:val="2FD674F4"/>
    <w:rsid w:val="307BD895"/>
    <w:rsid w:val="30EE283A"/>
    <w:rsid w:val="32216BB5"/>
    <w:rsid w:val="32A87791"/>
    <w:rsid w:val="332BFF68"/>
    <w:rsid w:val="33437F44"/>
    <w:rsid w:val="337D26F8"/>
    <w:rsid w:val="33C33975"/>
    <w:rsid w:val="3404F1A2"/>
    <w:rsid w:val="344AF4DD"/>
    <w:rsid w:val="34841735"/>
    <w:rsid w:val="349B53A1"/>
    <w:rsid w:val="35021302"/>
    <w:rsid w:val="35034BE6"/>
    <w:rsid w:val="3541A9DF"/>
    <w:rsid w:val="35D3A429"/>
    <w:rsid w:val="35E2D7C8"/>
    <w:rsid w:val="3728DA9B"/>
    <w:rsid w:val="37421699"/>
    <w:rsid w:val="377EBB5A"/>
    <w:rsid w:val="38779338"/>
    <w:rsid w:val="39328F41"/>
    <w:rsid w:val="3A656271"/>
    <w:rsid w:val="3BDBE77E"/>
    <w:rsid w:val="3BE8639E"/>
    <w:rsid w:val="3C15B986"/>
    <w:rsid w:val="3C5F0EEE"/>
    <w:rsid w:val="3C60C8FE"/>
    <w:rsid w:val="3CD7B0DD"/>
    <w:rsid w:val="3DC1FD27"/>
    <w:rsid w:val="3DF411CB"/>
    <w:rsid w:val="3DF5B2F1"/>
    <w:rsid w:val="3E291352"/>
    <w:rsid w:val="3E5F4B68"/>
    <w:rsid w:val="3E60559E"/>
    <w:rsid w:val="3E708820"/>
    <w:rsid w:val="3EB14010"/>
    <w:rsid w:val="3FD38B39"/>
    <w:rsid w:val="400B8898"/>
    <w:rsid w:val="4059DAB5"/>
    <w:rsid w:val="4113F06F"/>
    <w:rsid w:val="4176F43C"/>
    <w:rsid w:val="41D6D75F"/>
    <w:rsid w:val="43EC883C"/>
    <w:rsid w:val="4453AC72"/>
    <w:rsid w:val="44FC7BDE"/>
    <w:rsid w:val="45229B5C"/>
    <w:rsid w:val="453CC198"/>
    <w:rsid w:val="468725A9"/>
    <w:rsid w:val="472EB4F6"/>
    <w:rsid w:val="47759E35"/>
    <w:rsid w:val="47D22A0F"/>
    <w:rsid w:val="47DC2531"/>
    <w:rsid w:val="47E7E372"/>
    <w:rsid w:val="485FA605"/>
    <w:rsid w:val="49D84F31"/>
    <w:rsid w:val="4A6B5894"/>
    <w:rsid w:val="4A75BFB4"/>
    <w:rsid w:val="4AD0E3C5"/>
    <w:rsid w:val="4ADF0663"/>
    <w:rsid w:val="4B03C1F5"/>
    <w:rsid w:val="4B2FCFD4"/>
    <w:rsid w:val="4B87718F"/>
    <w:rsid w:val="4BDF8FD9"/>
    <w:rsid w:val="4C4FF2CC"/>
    <w:rsid w:val="4CEA3385"/>
    <w:rsid w:val="4CF8D1E8"/>
    <w:rsid w:val="4D4C43E4"/>
    <w:rsid w:val="4D8DF7FB"/>
    <w:rsid w:val="4E25D5E4"/>
    <w:rsid w:val="4ED5B806"/>
    <w:rsid w:val="4EE104A1"/>
    <w:rsid w:val="502D9FC7"/>
    <w:rsid w:val="502F3060"/>
    <w:rsid w:val="5068179D"/>
    <w:rsid w:val="50A1712D"/>
    <w:rsid w:val="50A5076E"/>
    <w:rsid w:val="51858E60"/>
    <w:rsid w:val="51C60AF6"/>
    <w:rsid w:val="51CCF191"/>
    <w:rsid w:val="525832D0"/>
    <w:rsid w:val="527183BE"/>
    <w:rsid w:val="53E49691"/>
    <w:rsid w:val="5411A0D0"/>
    <w:rsid w:val="55638D01"/>
    <w:rsid w:val="55C69FC7"/>
    <w:rsid w:val="55DFAA74"/>
    <w:rsid w:val="55F86153"/>
    <w:rsid w:val="5619432F"/>
    <w:rsid w:val="5642333F"/>
    <w:rsid w:val="565698DE"/>
    <w:rsid w:val="56E413FE"/>
    <w:rsid w:val="575B4B04"/>
    <w:rsid w:val="57B7E489"/>
    <w:rsid w:val="57D25832"/>
    <w:rsid w:val="5BD22F0F"/>
    <w:rsid w:val="5C1A9E01"/>
    <w:rsid w:val="5C932C73"/>
    <w:rsid w:val="5C9F740D"/>
    <w:rsid w:val="5ECE489F"/>
    <w:rsid w:val="5F385372"/>
    <w:rsid w:val="5F71B6F7"/>
    <w:rsid w:val="5F8C7690"/>
    <w:rsid w:val="5F900FA2"/>
    <w:rsid w:val="5FBD5A47"/>
    <w:rsid w:val="60A9D9FA"/>
    <w:rsid w:val="61B1CDF3"/>
    <w:rsid w:val="63B00D8C"/>
    <w:rsid w:val="6451BB85"/>
    <w:rsid w:val="64C19CE8"/>
    <w:rsid w:val="64CCF75E"/>
    <w:rsid w:val="654AEC2F"/>
    <w:rsid w:val="65C24ADB"/>
    <w:rsid w:val="66728FC5"/>
    <w:rsid w:val="676C8A41"/>
    <w:rsid w:val="67767BAC"/>
    <w:rsid w:val="67A8E0C2"/>
    <w:rsid w:val="67A91BEE"/>
    <w:rsid w:val="6803515E"/>
    <w:rsid w:val="684773CE"/>
    <w:rsid w:val="68617998"/>
    <w:rsid w:val="6886DF79"/>
    <w:rsid w:val="6A2154FD"/>
    <w:rsid w:val="6AFBC769"/>
    <w:rsid w:val="6B0DB847"/>
    <w:rsid w:val="6C26D2DC"/>
    <w:rsid w:val="6D02DE07"/>
    <w:rsid w:val="6D2993D5"/>
    <w:rsid w:val="6D992C99"/>
    <w:rsid w:val="6E44449D"/>
    <w:rsid w:val="6F730824"/>
    <w:rsid w:val="6F7EA860"/>
    <w:rsid w:val="6F9BE256"/>
    <w:rsid w:val="6FDC07D6"/>
    <w:rsid w:val="6FF1D451"/>
    <w:rsid w:val="70BBCC0F"/>
    <w:rsid w:val="70F56CB1"/>
    <w:rsid w:val="710C2149"/>
    <w:rsid w:val="71A29A37"/>
    <w:rsid w:val="72A6854E"/>
    <w:rsid w:val="7303EDE0"/>
    <w:rsid w:val="7325C08D"/>
    <w:rsid w:val="733243AA"/>
    <w:rsid w:val="736696EE"/>
    <w:rsid w:val="736E6C27"/>
    <w:rsid w:val="73789C43"/>
    <w:rsid w:val="73E52B3D"/>
    <w:rsid w:val="749F62EA"/>
    <w:rsid w:val="761A018F"/>
    <w:rsid w:val="766B13F3"/>
    <w:rsid w:val="7763BD12"/>
    <w:rsid w:val="77E4926D"/>
    <w:rsid w:val="781A77F9"/>
    <w:rsid w:val="7978AC8D"/>
    <w:rsid w:val="79C23749"/>
    <w:rsid w:val="7A078E5F"/>
    <w:rsid w:val="7A1FC07E"/>
    <w:rsid w:val="7A6FB375"/>
    <w:rsid w:val="7AB3FB57"/>
    <w:rsid w:val="7B421372"/>
    <w:rsid w:val="7B8CFCB1"/>
    <w:rsid w:val="7C1FA799"/>
    <w:rsid w:val="7C23B301"/>
    <w:rsid w:val="7D2F313A"/>
    <w:rsid w:val="7D5D7D86"/>
    <w:rsid w:val="7E2A4C6F"/>
    <w:rsid w:val="7F7C0F3B"/>
  </w:rsids>
  <m:mathPr>
    <m:mathFont m:val="Cambria Math"/>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14:docId w14:val="320D3AA0"/>
  <w15:docId w15:val="{C3A5A05B-9300-4891-837E-0C2F5D159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B280F"/>
    <w:rPr>
      <w:sz w:val="24"/>
    </w:rPr>
  </w:style>
  <w:style w:type="paragraph" w:styleId="Heading1">
    <w:name w:val="heading 1"/>
    <w:basedOn w:val="Normal"/>
    <w:next w:val="Normal"/>
    <w:qFormat/>
    <w:pPr>
      <w:keepNext/>
      <w:spacing w:before="240" w:after="60"/>
      <w:outlineLvl w:val="0"/>
    </w:pPr>
    <w:rPr>
      <w:rFonts w:ascii="Arial" w:hAnsi="Arial"/>
      <w:b/>
      <w:kern w:val="28"/>
      <w:sz w:val="28"/>
    </w:rPr>
  </w:style>
  <w:style w:type="paragraph" w:styleId="Heading2">
    <w:name w:val="heading 2"/>
    <w:basedOn w:val="Normal"/>
    <w:next w:val="Normal"/>
    <w:qFormat/>
    <w:pPr>
      <w:keepNext/>
      <w:spacing w:before="240" w:after="60"/>
      <w:outlineLvl w:val="1"/>
    </w:pPr>
    <w:rPr>
      <w:rFonts w:ascii="Arial" w:hAnsi="Arial"/>
      <w:b/>
      <w:i/>
    </w:rPr>
  </w:style>
  <w:style w:type="paragraph" w:styleId="Heading3">
    <w:name w:val="heading 3"/>
    <w:basedOn w:val="Normal"/>
    <w:next w:val="Normal"/>
    <w:qFormat/>
    <w:pPr>
      <w:keepNext/>
      <w:spacing w:before="240" w:after="60"/>
      <w:outlineLvl w:val="2"/>
    </w:pPr>
    <w:rPr>
      <w:rFonts w:ascii="Arial" w:hAnsi="Arial"/>
    </w:rPr>
  </w:style>
  <w:style w:type="paragraph" w:styleId="Heading4">
    <w:name w:val="heading 4"/>
    <w:basedOn w:val="Normal"/>
    <w:next w:val="Normal"/>
    <w:qFormat/>
    <w:pPr>
      <w:keepNext/>
      <w:spacing w:before="240" w:after="60"/>
      <w:outlineLvl w:val="3"/>
    </w:pPr>
    <w:rPr>
      <w:rFonts w:ascii="Arial" w:hAnsi="Arial"/>
      <w:b/>
    </w:rPr>
  </w:style>
  <w:style w:type="paragraph" w:styleId="Heading5">
    <w:name w:val="heading 5"/>
    <w:basedOn w:val="Normal"/>
    <w:next w:val="Normal"/>
    <w:qFormat/>
    <w:pPr>
      <w:spacing w:before="240" w:after="60"/>
      <w:outlineLvl w:val="4"/>
    </w:pPr>
    <w:rPr>
      <w:sz w:val="22"/>
    </w:rPr>
  </w:style>
  <w:style w:type="paragraph" w:styleId="Heading6">
    <w:name w:val="heading 6"/>
    <w:basedOn w:val="Normal"/>
    <w:next w:val="Normal"/>
    <w:qFormat/>
    <w:pPr>
      <w:spacing w:before="240" w:after="60"/>
      <w:outlineLvl w:val="5"/>
    </w:pPr>
    <w:rPr>
      <w:i/>
      <w:sz w:val="22"/>
    </w:rPr>
  </w:style>
  <w:style w:type="paragraph" w:styleId="Heading7">
    <w:name w:val="heading 7"/>
    <w:basedOn w:val="Normal"/>
    <w:next w:val="Normal"/>
    <w:qFormat/>
    <w:pPr>
      <w:spacing w:before="240" w:after="60"/>
      <w:outlineLvl w:val="6"/>
    </w:pPr>
    <w:rPr>
      <w:rFonts w:ascii="Arial" w:hAnsi="Arial"/>
      <w:sz w:val="20"/>
    </w:rPr>
  </w:style>
  <w:style w:type="paragraph" w:styleId="Heading8">
    <w:name w:val="heading 8"/>
    <w:basedOn w:val="Normal"/>
    <w:next w:val="Normal"/>
    <w:qFormat/>
    <w:pPr>
      <w:spacing w:before="240" w:after="60"/>
      <w:outlineLvl w:val="7"/>
    </w:pPr>
    <w:rPr>
      <w:rFonts w:ascii="Arial" w:hAnsi="Arial"/>
      <w:i/>
      <w:sz w:val="20"/>
    </w:rPr>
  </w:style>
  <w:style w:type="paragraph" w:styleId="Heading9">
    <w:name w:val="heading 9"/>
    <w:basedOn w:val="Normal"/>
    <w:next w:val="Normal"/>
    <w:qFormat/>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b/>
      <w:sz w:val="28"/>
    </w:rPr>
  </w:style>
  <w:style w:type="paragraph" w:styleId="BodyText2">
    <w:name w:val="Body Text 2"/>
    <w:basedOn w:val="BodyText0"/>
    <w:link w:val="BodyText2Char"/>
    <w:rsid w:val="003C246F"/>
  </w:style>
  <w:style w:type="paragraph" w:styleId="BodyTextIndent">
    <w:name w:val="Body Text Indent"/>
    <w:basedOn w:val="Normal"/>
    <w:pPr>
      <w:ind w:left="317" w:hanging="283"/>
    </w:pPr>
    <w:rPr>
      <w:rFonts w:ascii="Arial" w:hAnsi="Arial"/>
      <w:sz w:val="18"/>
    </w:rPr>
  </w:style>
  <w:style w:type="paragraph" w:styleId="BodyTextIndent2">
    <w:name w:val="Body Text Indent 2"/>
    <w:basedOn w:val="Normal"/>
    <w:pPr>
      <w:ind w:left="34"/>
    </w:pPr>
    <w:rPr>
      <w:rFonts w:ascii="Arial" w:hAnsi="Arial"/>
      <w:sz w:val="18"/>
    </w:rPr>
  </w:style>
  <w:style w:type="paragraph" w:customStyle="1" w:styleId="Tabletext">
    <w:name w:val="Table text"/>
    <w:basedOn w:val="Normal"/>
    <w:qFormat/>
    <w:rsid w:val="009A677E"/>
    <w:pPr>
      <w:spacing w:before="60" w:after="60"/>
      <w:jc w:val="both"/>
    </w:pPr>
    <w:rPr>
      <w:rFonts w:ascii="Arial" w:hAnsi="Arial"/>
      <w:sz w:val="18"/>
    </w:rPr>
  </w:style>
  <w:style w:type="paragraph" w:customStyle="1" w:styleId="TableHeadSchedules">
    <w:name w:val="Table Head Schedules"/>
    <w:basedOn w:val="Tabletext"/>
    <w:pPr>
      <w:jc w:val="left"/>
    </w:pPr>
  </w:style>
  <w:style w:type="paragraph" w:styleId="Header">
    <w:name w:val="header"/>
    <w:basedOn w:val="Normal"/>
    <w:pPr>
      <w:tabs>
        <w:tab w:val="center" w:pos="4320"/>
        <w:tab w:val="right" w:pos="8640"/>
      </w:tabs>
    </w:pPr>
    <w:rPr>
      <w:sz w:val="20"/>
    </w:rPr>
  </w:style>
  <w:style w:type="character" w:styleId="PageNumber">
    <w:name w:val="page number"/>
    <w:basedOn w:val="DefaultParagraphFont"/>
  </w:style>
  <w:style w:type="paragraph" w:customStyle="1" w:styleId="BodyText1">
    <w:name w:val="Body Text1"/>
    <w:basedOn w:val="Normal"/>
    <w:link w:val="BodytextChar"/>
    <w:qFormat/>
    <w:pPr>
      <w:spacing w:after="119"/>
      <w:ind w:left="1134"/>
      <w:jc w:val="both"/>
    </w:pPr>
    <w:rPr>
      <w:sz w:val="20"/>
    </w:rPr>
  </w:style>
  <w:style w:type="paragraph" w:customStyle="1" w:styleId="HeadA">
    <w:name w:val="Head A"/>
    <w:basedOn w:val="Normal"/>
    <w:qFormat/>
    <w:rsid w:val="00F12856"/>
    <w:pPr>
      <w:tabs>
        <w:tab w:val="left" w:pos="1134"/>
      </w:tabs>
      <w:spacing w:before="240" w:after="240"/>
      <w:ind w:left="1134" w:hanging="1134"/>
    </w:pPr>
    <w:rPr>
      <w:rFonts w:ascii="Arial" w:hAnsi="Arial"/>
      <w:b/>
      <w:sz w:val="22"/>
    </w:rPr>
  </w:style>
  <w:style w:type="paragraph" w:styleId="Footer">
    <w:name w:val="footer"/>
    <w:basedOn w:val="Normal"/>
    <w:link w:val="FooterChar"/>
    <w:qFormat/>
    <w:rsid w:val="00D5709B"/>
    <w:pPr>
      <w:tabs>
        <w:tab w:val="center" w:pos="4320"/>
        <w:tab w:val="right" w:pos="8640"/>
      </w:tabs>
    </w:pPr>
    <w:rPr>
      <w:smallCaps/>
      <w:sz w:val="18"/>
    </w:rPr>
  </w:style>
  <w:style w:type="paragraph" w:customStyle="1" w:styleId="Tablelabel">
    <w:name w:val="Table label"/>
    <w:basedOn w:val="Normal"/>
    <w:qFormat/>
    <w:rsid w:val="009A677E"/>
    <w:pPr>
      <w:spacing w:before="119" w:after="60"/>
      <w:ind w:left="113"/>
    </w:pPr>
    <w:rPr>
      <w:rFonts w:ascii="Arial Bold" w:hAnsi="Arial Bold"/>
      <w:b/>
      <w:color w:val="FFFFFF"/>
      <w:sz w:val="18"/>
    </w:rPr>
  </w:style>
  <w:style w:type="paragraph" w:customStyle="1" w:styleId="HeadB">
    <w:name w:val="Head B"/>
    <w:basedOn w:val="HeadA"/>
    <w:qFormat/>
  </w:style>
  <w:style w:type="paragraph" w:styleId="BlockText">
    <w:name w:val="Block Text"/>
    <w:basedOn w:val="Normal"/>
    <w:pPr>
      <w:spacing w:after="120"/>
      <w:ind w:left="1440" w:right="1440"/>
    </w:pPr>
  </w:style>
  <w:style w:type="character" w:customStyle="1" w:styleId="CommentTextChar">
    <w:name w:val="Comment Text Char"/>
    <w:basedOn w:val="DefaultParagraphFont"/>
    <w:link w:val="CommentText"/>
    <w:semiHidden/>
    <w:rsid w:val="009A677E"/>
  </w:style>
  <w:style w:type="character" w:customStyle="1" w:styleId="BodyText2Char">
    <w:name w:val="Body Text 2 Char"/>
    <w:link w:val="BodyText2"/>
    <w:rsid w:val="003C246F"/>
    <w:rPr>
      <w:rFonts w:ascii="Arial" w:hAnsi="Arial"/>
      <w:b/>
      <w:sz w:val="12"/>
    </w:rPr>
  </w:style>
  <w:style w:type="paragraph" w:styleId="BodyTextFirstIndent">
    <w:name w:val="Body Text First Indent"/>
    <w:basedOn w:val="Normal"/>
    <w:rsid w:val="009A677E"/>
    <w:pPr>
      <w:ind w:firstLine="210"/>
    </w:pPr>
    <w:rPr>
      <w:rFonts w:ascii="Arial" w:hAnsi="Arial"/>
      <w:b/>
      <w:sz w:val="12"/>
    </w:rPr>
  </w:style>
  <w:style w:type="paragraph" w:styleId="BodyTextFirstIndent2">
    <w:name w:val="Body Text First Indent 2"/>
    <w:basedOn w:val="BodyTextIndent"/>
    <w:pPr>
      <w:spacing w:after="120"/>
      <w:ind w:left="283" w:firstLine="210"/>
    </w:pPr>
    <w:rPr>
      <w:rFonts w:ascii="Times New Roman" w:hAnsi="Times New Roman"/>
      <w:sz w:val="24"/>
    </w:rPr>
  </w:style>
  <w:style w:type="paragraph" w:styleId="BodyTextIndent3">
    <w:name w:val="Body Text Indent 3"/>
    <w:basedOn w:val="Normal"/>
    <w:pPr>
      <w:spacing w:after="120"/>
      <w:ind w:left="283"/>
    </w:pPr>
    <w:rPr>
      <w:sz w:val="16"/>
    </w:rPr>
  </w:style>
  <w:style w:type="paragraph" w:styleId="Caption">
    <w:name w:val="caption"/>
    <w:basedOn w:val="Normal"/>
    <w:next w:val="Normal"/>
    <w:qFormat/>
    <w:pPr>
      <w:spacing w:before="120" w:after="120"/>
    </w:pPr>
    <w:rPr>
      <w:b/>
    </w:rPr>
  </w:style>
  <w:style w:type="paragraph" w:styleId="Closing">
    <w:name w:val="Closing"/>
    <w:basedOn w:val="Normal"/>
    <w:pPr>
      <w:ind w:left="4252"/>
    </w:pPr>
  </w:style>
  <w:style w:type="paragraph" w:styleId="CommentText">
    <w:name w:val="annotation text"/>
    <w:basedOn w:val="Normal"/>
    <w:link w:val="CommentTextChar"/>
    <w:semiHidden/>
    <w:rPr>
      <w:sz w:val="20"/>
    </w:r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rPr>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ind w:left="2880"/>
    </w:pPr>
    <w:rPr>
      <w:rFonts w:ascii="Arial" w:hAnsi="Arial"/>
    </w:rPr>
  </w:style>
  <w:style w:type="paragraph" w:styleId="EnvelopeReturn">
    <w:name w:val="envelope return"/>
    <w:basedOn w:val="Normal"/>
    <w:rPr>
      <w:rFonts w:ascii="Arial" w:hAnsi="Arial"/>
      <w:sz w:val="20"/>
    </w:rPr>
  </w:style>
  <w:style w:type="paragraph" w:styleId="FootnoteText">
    <w:name w:val="footnote text"/>
    <w:basedOn w:val="Normal"/>
    <w:semiHidden/>
    <w:rPr>
      <w:sz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paragraph" w:styleId="List">
    <w:name w:val="List"/>
    <w:basedOn w:val="Normal"/>
    <w:pPr>
      <w:ind w:left="283" w:hanging="283"/>
    </w:pPr>
  </w:style>
  <w:style w:type="paragraph" w:styleId="List2">
    <w:name w:val="List 2"/>
    <w:basedOn w:val="Normal"/>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autoRedefine/>
    <w:pPr>
      <w:numPr>
        <w:numId w:val="1"/>
      </w:numPr>
    </w:pPr>
  </w:style>
  <w:style w:type="paragraph" w:styleId="ListBullet2">
    <w:name w:val="List Bullet 2"/>
    <w:basedOn w:val="Normal"/>
    <w:autoRedefine/>
    <w:pPr>
      <w:numPr>
        <w:numId w:val="2"/>
      </w:numPr>
    </w:pPr>
  </w:style>
  <w:style w:type="paragraph" w:styleId="ListBullet3">
    <w:name w:val="List Bullet 3"/>
    <w:basedOn w:val="Normal"/>
    <w:autoRedefine/>
    <w:pPr>
      <w:numPr>
        <w:numId w:val="3"/>
      </w:numPr>
    </w:pPr>
  </w:style>
  <w:style w:type="paragraph" w:styleId="ListBullet4">
    <w:name w:val="List Bullet 4"/>
    <w:basedOn w:val="Normal"/>
    <w:autoRedefine/>
    <w:pPr>
      <w:numPr>
        <w:numId w:val="4"/>
      </w:numPr>
    </w:pPr>
  </w:style>
  <w:style w:type="paragraph" w:styleId="ListBullet5">
    <w:name w:val="List Bullet 5"/>
    <w:basedOn w:val="Normal"/>
    <w:autoRedefine/>
    <w:pPr>
      <w:numPr>
        <w:numId w:val="5"/>
      </w:numPr>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
    <w:name w:val="List Number"/>
    <w:basedOn w:val="Normal"/>
    <w:pPr>
      <w:numPr>
        <w:numId w:val="6"/>
      </w:numPr>
    </w:pPr>
  </w:style>
  <w:style w:type="paragraph" w:styleId="ListNumber2">
    <w:name w:val="List Number 2"/>
    <w:basedOn w:val="Normal"/>
    <w:pPr>
      <w:numPr>
        <w:numId w:val="7"/>
      </w:numPr>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sz w:val="20"/>
    </w:rPr>
  </w:style>
  <w:style w:type="paragraph" w:styleId="Salutation">
    <w:name w:val="Salutation"/>
    <w:basedOn w:val="Normal"/>
    <w:next w:val="Normal"/>
  </w:style>
  <w:style w:type="paragraph" w:styleId="Signature">
    <w:name w:val="Signature"/>
    <w:basedOn w:val="Normal"/>
    <w:pPr>
      <w:ind w:left="4252"/>
    </w:pPr>
  </w:style>
  <w:style w:type="paragraph" w:styleId="Subtitle">
    <w:name w:val="Subtitle"/>
    <w:basedOn w:val="Normal"/>
    <w:qFormat/>
    <w:pPr>
      <w:spacing w:after="60"/>
      <w:jc w:val="center"/>
      <w:outlineLvl w:val="1"/>
    </w:pPr>
    <w:rPr>
      <w:rFonts w:ascii="Arial" w:hAnsi="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Tablehead">
    <w:name w:val="Table head"/>
    <w:basedOn w:val="Normal"/>
    <w:qFormat/>
    <w:pPr>
      <w:tabs>
        <w:tab w:val="left" w:pos="1134"/>
      </w:tabs>
      <w:spacing w:after="60"/>
      <w:ind w:left="1134" w:hanging="1134"/>
    </w:pPr>
    <w:rPr>
      <w:rFonts w:ascii="Arial" w:hAnsi="Arial"/>
      <w:b/>
      <w:sz w:val="20"/>
    </w:rPr>
  </w:style>
  <w:style w:type="paragraph" w:customStyle="1" w:styleId="Tabletextbold">
    <w:name w:val="Table text bold"/>
    <w:basedOn w:val="Normal"/>
    <w:qFormat/>
    <w:pPr>
      <w:spacing w:before="60" w:after="80" w:line="240" w:lineRule="exact"/>
    </w:pPr>
    <w:rPr>
      <w:rFonts w:ascii="Arial" w:hAnsi="Arial"/>
      <w:b/>
      <w:sz w:val="18"/>
    </w:rPr>
  </w:style>
  <w:style w:type="paragraph" w:customStyle="1" w:styleId="bodytextbullet">
    <w:name w:val="body text bullet"/>
    <w:basedOn w:val="Normal"/>
    <w:pPr>
      <w:numPr>
        <w:numId w:val="11"/>
      </w:numPr>
      <w:spacing w:line="240" w:lineRule="exact"/>
      <w:ind w:left="1418" w:hanging="284"/>
      <w:jc w:val="both"/>
    </w:pPr>
    <w:rPr>
      <w:sz w:val="20"/>
    </w:rPr>
  </w:style>
  <w:style w:type="paragraph" w:customStyle="1" w:styleId="Bodytext">
    <w:name w:val="Body text •"/>
    <w:basedOn w:val="BodyText1"/>
    <w:link w:val="BodytextCharChar"/>
    <w:pPr>
      <w:numPr>
        <w:numId w:val="12"/>
      </w:numPr>
      <w:tabs>
        <w:tab w:val="clear" w:pos="360"/>
      </w:tabs>
      <w:spacing w:before="60" w:after="80" w:line="240" w:lineRule="exact"/>
      <w:ind w:left="1418" w:hanging="284"/>
    </w:pPr>
  </w:style>
  <w:style w:type="character" w:customStyle="1" w:styleId="BodytextChar">
    <w:name w:val="Body text Char"/>
    <w:basedOn w:val="DefaultParagraphFont"/>
    <w:link w:val="BodyText1"/>
    <w:rsid w:val="009A677E"/>
  </w:style>
  <w:style w:type="character" w:customStyle="1" w:styleId="Mapcode">
    <w:name w:val="Map code"/>
    <w:qFormat/>
    <w:rsid w:val="009A677E"/>
    <w:rPr>
      <w:rFonts w:ascii="Arial" w:hAnsi="Arial"/>
      <w:b/>
      <w:sz w:val="20"/>
    </w:rPr>
  </w:style>
  <w:style w:type="paragraph" w:styleId="BodyText3">
    <w:name w:val="Body Text 3"/>
    <w:basedOn w:val="Normal"/>
    <w:link w:val="BodyText3Char"/>
    <w:rsid w:val="003C246F"/>
    <w:pPr>
      <w:spacing w:after="120"/>
    </w:pPr>
    <w:rPr>
      <w:sz w:val="16"/>
      <w:szCs w:val="16"/>
    </w:rPr>
  </w:style>
  <w:style w:type="paragraph" w:styleId="BodyText0">
    <w:name w:val="Body Text"/>
    <w:aliases w:val="Body text box"/>
    <w:basedOn w:val="HeadA"/>
    <w:link w:val="BodyTextChar0"/>
    <w:qFormat/>
    <w:rsid w:val="00D5709B"/>
    <w:pPr>
      <w:spacing w:before="0" w:after="0"/>
    </w:pPr>
    <w:rPr>
      <w:sz w:val="12"/>
    </w:rPr>
  </w:style>
  <w:style w:type="character" w:customStyle="1" w:styleId="BodyTextChar0">
    <w:name w:val="Body Text Char"/>
    <w:aliases w:val="Body text box Char"/>
    <w:link w:val="BodyText0"/>
    <w:rsid w:val="00D5709B"/>
    <w:rPr>
      <w:rFonts w:ascii="Arial" w:hAnsi="Arial"/>
      <w:b/>
      <w:sz w:val="12"/>
    </w:rPr>
  </w:style>
  <w:style w:type="character" w:customStyle="1" w:styleId="BodyText3Char">
    <w:name w:val="Body Text 3 Char"/>
    <w:link w:val="BodyText3"/>
    <w:rsid w:val="003C246F"/>
    <w:rPr>
      <w:sz w:val="16"/>
      <w:szCs w:val="16"/>
    </w:rPr>
  </w:style>
  <w:style w:type="character" w:styleId="CommentReference">
    <w:name w:val="annotation reference"/>
    <w:rsid w:val="0080454F"/>
    <w:rPr>
      <w:sz w:val="16"/>
      <w:szCs w:val="16"/>
    </w:rPr>
  </w:style>
  <w:style w:type="paragraph" w:styleId="CommentSubject">
    <w:name w:val="annotation subject"/>
    <w:basedOn w:val="CommentText"/>
    <w:next w:val="CommentText"/>
    <w:link w:val="CommentSubjectChar"/>
    <w:rsid w:val="0080454F"/>
    <w:rPr>
      <w:b/>
      <w:bCs/>
    </w:rPr>
  </w:style>
  <w:style w:type="character" w:customStyle="1" w:styleId="CommentSubjectChar">
    <w:name w:val="Comment Subject Char"/>
    <w:link w:val="CommentSubject"/>
    <w:rsid w:val="0080454F"/>
    <w:rPr>
      <w:b/>
      <w:bCs/>
    </w:rPr>
  </w:style>
  <w:style w:type="paragraph" w:styleId="BalloonText">
    <w:name w:val="Balloon Text"/>
    <w:basedOn w:val="Normal"/>
    <w:link w:val="BalloonTextChar"/>
    <w:rsid w:val="0080454F"/>
    <w:rPr>
      <w:rFonts w:ascii="Tahoma" w:hAnsi="Tahoma" w:cs="Tahoma"/>
      <w:sz w:val="16"/>
      <w:szCs w:val="16"/>
    </w:rPr>
  </w:style>
  <w:style w:type="character" w:customStyle="1" w:styleId="BalloonTextChar">
    <w:name w:val="Balloon Text Char"/>
    <w:link w:val="BalloonText"/>
    <w:rsid w:val="0080454F"/>
    <w:rPr>
      <w:rFonts w:ascii="Tahoma" w:hAnsi="Tahoma" w:cs="Tahoma"/>
      <w:sz w:val="16"/>
      <w:szCs w:val="16"/>
    </w:rPr>
  </w:style>
  <w:style w:type="paragraph" w:customStyle="1" w:styleId="HeadC">
    <w:name w:val="Head C"/>
    <w:basedOn w:val="HeadB"/>
    <w:qFormat/>
    <w:rsid w:val="00F12856"/>
    <w:pPr>
      <w:keepNext/>
    </w:pPr>
    <w:rPr>
      <w:noProof/>
      <w:sz w:val="20"/>
    </w:rPr>
  </w:style>
  <w:style w:type="paragraph" w:customStyle="1" w:styleId="BodyText20">
    <w:name w:val="Body Text2"/>
    <w:basedOn w:val="Normal"/>
    <w:qFormat/>
    <w:rsid w:val="006A22F9"/>
    <w:pPr>
      <w:spacing w:before="60" w:after="80"/>
      <w:ind w:left="1134"/>
    </w:pPr>
    <w:rPr>
      <w:sz w:val="20"/>
    </w:rPr>
  </w:style>
  <w:style w:type="paragraph" w:customStyle="1" w:styleId="BodytextBlue">
    <w:name w:val="Body text • + Blue"/>
    <w:basedOn w:val="Bodytext"/>
    <w:rsid w:val="00F12856"/>
    <w:pPr>
      <w:numPr>
        <w:numId w:val="13"/>
      </w:numPr>
      <w:tabs>
        <w:tab w:val="left" w:pos="1985"/>
      </w:tabs>
      <w:spacing w:line="240" w:lineRule="auto"/>
      <w:jc w:val="left"/>
    </w:pPr>
    <w:rPr>
      <w:color w:val="0000FF"/>
    </w:rPr>
  </w:style>
  <w:style w:type="character" w:customStyle="1" w:styleId="FooterChar">
    <w:name w:val="Footer Char"/>
    <w:link w:val="Footer"/>
    <w:rsid w:val="006A22F9"/>
    <w:rPr>
      <w:smallCaps/>
      <w:sz w:val="18"/>
    </w:rPr>
  </w:style>
  <w:style w:type="character" w:customStyle="1" w:styleId="BodytextCharChar">
    <w:name w:val="Body text • Char Char"/>
    <w:link w:val="Bodytext"/>
    <w:rsid w:val="00C96B75"/>
  </w:style>
  <w:style w:type="paragraph" w:customStyle="1" w:styleId="MinisterialDirctonNumberlistings">
    <w:name w:val="Ministerial Dircton Number listings"/>
    <w:link w:val="MinisterialDirctonNumberlistingsChar"/>
    <w:rsid w:val="00C96B75"/>
    <w:pPr>
      <w:numPr>
        <w:numId w:val="14"/>
      </w:numPr>
      <w:spacing w:before="60" w:after="80"/>
      <w:ind w:left="1418" w:hanging="284"/>
      <w:jc w:val="both"/>
    </w:pPr>
    <w:rPr>
      <w:rFonts w:ascii="Times" w:hAnsi="Times"/>
      <w:bCs/>
    </w:rPr>
  </w:style>
  <w:style w:type="character" w:customStyle="1" w:styleId="MinisterialDirctonNumberlistingsChar">
    <w:name w:val="Ministerial Dircton Number listings Char"/>
    <w:link w:val="MinisterialDirctonNumberlistings"/>
    <w:rsid w:val="00C96B75"/>
    <w:rPr>
      <w:rFonts w:ascii="Times" w:hAnsi="Times"/>
      <w:bCs/>
    </w:rPr>
  </w:style>
  <w:style w:type="paragraph" w:customStyle="1" w:styleId="StyleList3Left2cmFirstline0cm">
    <w:name w:val="Style List 3 + Left:  2 cm First line:  0 cm"/>
    <w:basedOn w:val="List3"/>
    <w:rsid w:val="00C96B75"/>
    <w:pPr>
      <w:spacing w:before="60" w:after="80"/>
      <w:ind w:left="1134" w:firstLine="0"/>
      <w:jc w:val="both"/>
    </w:pPr>
    <w:rPr>
      <w:rFonts w:ascii="Times" w:hAnsi="Times"/>
      <w:sz w:val="20"/>
    </w:rPr>
  </w:style>
  <w:style w:type="paragraph" w:customStyle="1" w:styleId="Bodytext4">
    <w:name w:val="Body text ."/>
    <w:basedOn w:val="BodyText1"/>
    <w:autoRedefine/>
    <w:rsid w:val="001D5C82"/>
    <w:pPr>
      <w:numPr>
        <w:numId w:val="15"/>
      </w:numPr>
      <w:tabs>
        <w:tab w:val="clear" w:pos="1701"/>
        <w:tab w:val="num" w:pos="2552"/>
      </w:tabs>
      <w:spacing w:before="60" w:after="80"/>
      <w:ind w:left="2552" w:hanging="567"/>
      <w:jc w:val="left"/>
    </w:pPr>
  </w:style>
  <w:style w:type="character" w:customStyle="1" w:styleId="BodytextChar1">
    <w:name w:val="Body text • Char"/>
    <w:rsid w:val="001D5C82"/>
    <w:rPr>
      <w:rFonts w:ascii="Times New Roman" w:hAnsi="Times New Roman"/>
    </w:rPr>
  </w:style>
  <w:style w:type="paragraph" w:customStyle="1" w:styleId="Tabletext0">
    <w:name w:val="Table text ."/>
    <w:basedOn w:val="Tabletext"/>
    <w:qFormat/>
    <w:rsid w:val="001D5C82"/>
    <w:pPr>
      <w:numPr>
        <w:numId w:val="16"/>
      </w:numPr>
      <w:jc w:val="left"/>
    </w:pPr>
  </w:style>
  <w:style w:type="paragraph" w:customStyle="1" w:styleId="BodytextBlue0">
    <w:name w:val="Body text + Blue"/>
    <w:basedOn w:val="BodyText20"/>
    <w:rsid w:val="001D5C82"/>
    <w:rPr>
      <w:color w:val="0000FF"/>
    </w:rPr>
  </w:style>
  <w:style w:type="character" w:styleId="Hyperlink">
    <w:name w:val="Hyperlink"/>
    <w:rsid w:val="001D5C82"/>
    <w:rPr>
      <w:color w:val="0000FF"/>
      <w:u w:val="single"/>
    </w:rPr>
  </w:style>
  <w:style w:type="paragraph" w:customStyle="1" w:styleId="BodyText200">
    <w:name w:val="Body Text20"/>
    <w:basedOn w:val="Normal"/>
    <w:qFormat/>
    <w:rsid w:val="00744451"/>
    <w:pPr>
      <w:spacing w:before="60" w:after="80"/>
      <w:ind w:left="1134"/>
      <w:jc w:val="both"/>
    </w:pPr>
    <w:rPr>
      <w:sz w:val="20"/>
    </w:rPr>
  </w:style>
  <w:style w:type="paragraph" w:customStyle="1" w:styleId="HeadBRed">
    <w:name w:val="Head B + Red"/>
    <w:basedOn w:val="HeadB"/>
    <w:rsid w:val="00F12856"/>
    <w:rPr>
      <w:rFonts w:ascii="Arial Bold" w:hAnsi="Arial Bold"/>
      <w:bCs/>
      <w:caps/>
      <w:color w:val="FF0000"/>
      <w:sz w:val="20"/>
    </w:rPr>
  </w:style>
  <w:style w:type="paragraph" w:styleId="ListParagraph">
    <w:name w:val="List Paragraph"/>
    <w:basedOn w:val="Normal"/>
    <w:uiPriority w:val="34"/>
    <w:qFormat/>
    <w:rsid w:val="007A3B88"/>
    <w:pPr>
      <w:ind w:left="720"/>
      <w:contextualSpacing/>
    </w:pPr>
  </w:style>
  <w:style w:type="paragraph" w:customStyle="1" w:styleId="BodyText2000">
    <w:name w:val="Body Text200"/>
    <w:basedOn w:val="Normal"/>
    <w:qFormat/>
    <w:rsid w:val="00AF740F"/>
    <w:pPr>
      <w:spacing w:before="60" w:after="80"/>
      <w:ind w:left="1134"/>
      <w:jc w:val="both"/>
    </w:pPr>
    <w:rPr>
      <w:sz w:val="20"/>
    </w:rPr>
  </w:style>
  <w:style w:type="paragraph" w:styleId="NormalWeb">
    <w:name w:val="Normal (Web)"/>
    <w:basedOn w:val="Normal"/>
    <w:uiPriority w:val="99"/>
    <w:semiHidden/>
    <w:unhideWhenUsed/>
    <w:rsid w:val="00F06695"/>
    <w:rPr>
      <w:szCs w:val="24"/>
    </w:rPr>
  </w:style>
  <w:style w:type="character" w:styleId="Strong">
    <w:name w:val="Strong"/>
    <w:basedOn w:val="DefaultParagraphFont"/>
    <w:uiPriority w:val="22"/>
    <w:qFormat/>
    <w:rsid w:val="00A934E2"/>
    <w:rPr>
      <w:b/>
      <w:bCs/>
    </w:rPr>
  </w:style>
  <w:style w:type="character" w:styleId="Emphasis">
    <w:name w:val="Emphasis"/>
    <w:basedOn w:val="DefaultParagraphFont"/>
    <w:uiPriority w:val="20"/>
    <w:qFormat/>
    <w:rsid w:val="00A934E2"/>
    <w:rPr>
      <w:i/>
      <w:iCs/>
    </w:rPr>
  </w:style>
  <w:style w:type="character" w:styleId="Mention">
    <w:name w:val="Mention"/>
    <w:basedOn w:val="DefaultParagraphFont"/>
    <w:uiPriority w:val="99"/>
    <w:unhideWhenUsed/>
    <w:rsid w:val="003E6DFD"/>
    <w:rPr>
      <w:color w:val="2B579A"/>
      <w:shd w:val="clear" w:color="auto" w:fill="E1DFDD"/>
    </w:rPr>
  </w:style>
  <w:style w:type="paragraph" w:styleId="Revision">
    <w:name w:val="Revision"/>
    <w:hidden/>
    <w:uiPriority w:val="99"/>
    <w:semiHidden/>
    <w:rsid w:val="00915CC2"/>
    <w:rPr>
      <w:sz w:val="24"/>
    </w:rPr>
  </w:style>
  <w:style w:type="character" w:styleId="UnresolvedMention">
    <w:name w:val="Unresolved Mention"/>
    <w:basedOn w:val="DefaultParagraphFont"/>
    <w:uiPriority w:val="99"/>
    <w:semiHidden/>
    <w:unhideWhenUsed/>
    <w:rsid w:val="00D1399B"/>
    <w:rPr>
      <w:color w:val="605E5C"/>
      <w:shd w:val="clear" w:color="auto" w:fill="E1DFDD"/>
    </w:rPr>
  </w:style>
  <w:style w:type="paragraph" w:customStyle="1" w:styleId="BodyText201">
    <w:name w:val="Body Text201"/>
    <w:basedOn w:val="Normal"/>
    <w:qFormat/>
    <w:rsid w:val="00765B0D"/>
    <w:pPr>
      <w:spacing w:before="60" w:after="80"/>
      <w:ind w:left="1134"/>
      <w:jc w:val="both"/>
    </w:pPr>
    <w:rPr>
      <w:sz w:val="20"/>
    </w:rPr>
  </w:style>
  <w:style w:type="paragraph" w:customStyle="1" w:styleId="Default">
    <w:name w:val="Default"/>
    <w:rsid w:val="00BA714C"/>
    <w:pPr>
      <w:autoSpaceDE w:val="0"/>
      <w:autoSpaceDN w:val="0"/>
      <w:adjustRightInd w:val="0"/>
    </w:pPr>
    <w:rPr>
      <w:color w:val="000000"/>
      <w:sz w:val="24"/>
      <w:szCs w:val="24"/>
    </w:rPr>
  </w:style>
  <w:style w:type="paragraph" w:customStyle="1" w:styleId="BodyText2000000">
    <w:name w:val="Body Text2000000"/>
    <w:basedOn w:val="Normal"/>
    <w:uiPriority w:val="1"/>
    <w:qFormat/>
    <w:rsid w:val="265EB06C"/>
    <w:pPr>
      <w:spacing w:before="60" w:after="80"/>
      <w:ind w:left="1134"/>
      <w:jc w:val="both"/>
    </w:pPr>
    <w:rPr>
      <w:sz w:val="20"/>
    </w:rPr>
  </w:style>
  <w:style w:type="paragraph" w:customStyle="1" w:styleId="paragraph">
    <w:name w:val="paragraph"/>
    <w:basedOn w:val="Normal"/>
    <w:rsid w:val="00B1718E"/>
    <w:pPr>
      <w:spacing w:before="100" w:beforeAutospacing="1" w:after="100" w:afterAutospacing="1"/>
    </w:pPr>
    <w:rPr>
      <w:szCs w:val="24"/>
    </w:rPr>
  </w:style>
  <w:style w:type="character" w:customStyle="1" w:styleId="normaltextrun">
    <w:name w:val="normaltextrun"/>
    <w:basedOn w:val="DefaultParagraphFont"/>
    <w:rsid w:val="00B1718E"/>
  </w:style>
  <w:style w:type="character" w:customStyle="1" w:styleId="eop">
    <w:name w:val="eop"/>
    <w:basedOn w:val="DefaultParagraphFont"/>
    <w:rsid w:val="00B171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mc:Ignorable="w14 w15 w16se w16cid w16 w16cex w16sdtdh">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image" Target="media/image1.png" /><Relationship Id="rId11" Type="http://schemas.openxmlformats.org/officeDocument/2006/relationships/image" Target="media/image2.png" /><Relationship Id="rId12" Type="http://schemas.openxmlformats.org/officeDocument/2006/relationships/header" Target="header1.xml" /><Relationship Id="rId13" Type="http://schemas.openxmlformats.org/officeDocument/2006/relationships/footer" Target="footer1.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17" Type="http://schemas.microsoft.com/office/2011/relationships/people" Target="people.xml" /><Relationship Id="rId2" Type="http://schemas.openxmlformats.org/officeDocument/2006/relationships/endnotes" Target="endnot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microsoft.com/office/2011/relationships/commentsExtended" Target="commentsExtended.xml" /><Relationship Id="rId7" Type="http://schemas.microsoft.com/office/2016/09/relationships/commentsIds" Target="commentsIds.xml" /><Relationship Id="rId8" Type="http://schemas.microsoft.com/office/2018/08/relationships/commentsExtensible" Target="commentsExtensible.xml" /><Relationship Id="rId9"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906fd932-e23a-4c56-b72d-cd1ac85ce494}" enabled="1" method="Privileged" siteId="{5094c7a7-0748-466e-941e-72882c3097ba}" removed="0"/>
</clbl:labelList>
</file>

<file path=docProps/app.xml><?xml version="1.0" encoding="utf-8"?>
<Properties xmlns="http://schemas.openxmlformats.org/officeDocument/2006/extended-properties" xmlns:vt="http://schemas.openxmlformats.org/officeDocument/2006/docPropsVTypes">
  <TotalTime>0</TotalTime>
  <Pages>16</Pages>
  <Words>6799</Words>
  <Characters>38429</Characters>
  <Application>Microsoft Office Word</Application>
  <DocSecurity>0</DocSecurity>
  <Lines>0</Lines>
  <Paragraphs>306</Paragraphs>
  <ScaleCrop>false</ScaleCrop>
  <Company/>
  <LinksUpToDate>false</LinksUpToDate>
  <CharactersWithSpaces>45095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dcterms:created xsi:type="dcterms:W3CDTF">2026-05-18T04:36:10Z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DocNo">
    <vt:lpwstr>63057926_1</vt:lpwstr>
  </property>
  <property fmtid="{D5CDD505-2E9C-101B-9397-08002B2CF9AE}" pid="3" name="MSIP_Label_9f95d0e2-61c0-4c79-bafa-c84fef629db3_ActionId">
    <vt:lpwstr>f023f960-2f7d-492c-b807-125f22e5f066</vt:lpwstr>
  </property>
  <property fmtid="{D5CDD505-2E9C-101B-9397-08002B2CF9AE}" pid="4" name="MSIP_Label_9f95d0e2-61c0-4c79-bafa-c84fef629db3_ContentBits">
    <vt:lpwstr>0</vt:lpwstr>
  </property>
  <property fmtid="{D5CDD505-2E9C-101B-9397-08002B2CF9AE}" pid="5" name="MSIP_Label_9f95d0e2-61c0-4c79-bafa-c84fef629db3_Enabled">
    <vt:lpwstr>true</vt:lpwstr>
  </property>
  <property fmtid="{D5CDD505-2E9C-101B-9397-08002B2CF9AE}" pid="6" name="MSIP_Label_9f95d0e2-61c0-4c79-bafa-c84fef629db3_Method">
    <vt:lpwstr>Standard</vt:lpwstr>
  </property>
  <property fmtid="{D5CDD505-2E9C-101B-9397-08002B2CF9AE}" pid="7" name="MSIP_Label_9f95d0e2-61c0-4c79-bafa-c84fef629db3_Name">
    <vt:lpwstr>Internal</vt:lpwstr>
  </property>
  <property fmtid="{D5CDD505-2E9C-101B-9397-08002B2CF9AE}" pid="8" name="MSIP_Label_9f95d0e2-61c0-4c79-bafa-c84fef629db3_SetDate">
    <vt:lpwstr>2026-05-15T07:21:57Z</vt:lpwstr>
  </property>
  <property fmtid="{D5CDD505-2E9C-101B-9397-08002B2CF9AE}" pid="9" name="MSIP_Label_9f95d0e2-61c0-4c79-bafa-c84fef629db3_SiteId">
    <vt:lpwstr>25b0465a-6bbe-4859-856a-76fab585ad7b</vt:lpwstr>
  </property>
</Properties>
</file>